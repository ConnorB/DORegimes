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3D826" w14:textId="414CFEAF" w:rsidR="00061928" w:rsidRPr="00061928" w:rsidRDefault="00061928">
      <w:pPr>
        <w:rPr>
          <w:b/>
          <w:bCs/>
        </w:rPr>
      </w:pPr>
      <w:r>
        <w:rPr>
          <w:b/>
          <w:bCs/>
        </w:rPr>
        <w:t>Title</w:t>
      </w:r>
    </w:p>
    <w:p w14:paraId="0BD10657" w14:textId="474E17CC" w:rsidR="0014038D" w:rsidRPr="00061928" w:rsidRDefault="006632A2">
      <w:r w:rsidRPr="00061928">
        <w:t xml:space="preserve">Drying and wetting regimes determine assemblage structure of macroinvertebrates, soft-bodied algae, and diatoms in non-perennial </w:t>
      </w:r>
      <w:proofErr w:type="gramStart"/>
      <w:r w:rsidRPr="00061928">
        <w:t>streams</w:t>
      </w:r>
      <w:proofErr w:type="gramEnd"/>
      <w:r w:rsidRPr="00061928">
        <w:t xml:space="preserve"> </w:t>
      </w:r>
    </w:p>
    <w:p w14:paraId="471DC77E" w14:textId="41D34AE1" w:rsidR="0014038D" w:rsidRDefault="0014038D">
      <w:pPr>
        <w:rPr>
          <w:b/>
        </w:rPr>
      </w:pPr>
    </w:p>
    <w:p w14:paraId="61EC6244" w14:textId="023DD232" w:rsidR="00061928" w:rsidRPr="00061928" w:rsidRDefault="00061928">
      <w:pPr>
        <w:rPr>
          <w:b/>
        </w:rPr>
      </w:pPr>
      <w:r>
        <w:rPr>
          <w:b/>
        </w:rPr>
        <w:t>Authors</w:t>
      </w:r>
    </w:p>
    <w:p w14:paraId="30321353" w14:textId="02ACA5C0" w:rsidR="0014038D" w:rsidRPr="00061928" w:rsidRDefault="006632A2" w:rsidP="00FC00C6">
      <w:r w:rsidRPr="00061928">
        <w:t>Busch, Michelle H.</w:t>
      </w:r>
      <w:r w:rsidR="00FC00C6" w:rsidRPr="00061928">
        <w:rPr>
          <w:vertAlign w:val="superscript"/>
        </w:rPr>
        <w:t>1</w:t>
      </w:r>
      <w:r w:rsidR="00FC00C6" w:rsidRPr="00061928">
        <w:t>*, Boersma, Kate S.</w:t>
      </w:r>
      <w:r w:rsidR="00FC00C6" w:rsidRPr="00061928">
        <w:rPr>
          <w:vertAlign w:val="superscript"/>
        </w:rPr>
        <w:t>2</w:t>
      </w:r>
      <w:r w:rsidR="00FC00C6" w:rsidRPr="00061928">
        <w:t xml:space="preserve">, </w:t>
      </w:r>
      <w:r w:rsidRPr="00061928">
        <w:t>Cook, Stephen</w:t>
      </w:r>
      <w:r w:rsidR="00FC00C6" w:rsidRPr="00061928">
        <w:t xml:space="preserve"> C.</w:t>
      </w:r>
      <w:r w:rsidR="00FC00C6" w:rsidRPr="00061928">
        <w:rPr>
          <w:vertAlign w:val="superscript"/>
        </w:rPr>
        <w:t xml:space="preserve"> 1</w:t>
      </w:r>
      <w:r w:rsidR="00FC00C6" w:rsidRPr="00061928">
        <w:t xml:space="preserve">, </w:t>
      </w:r>
      <w:r w:rsidRPr="00061928">
        <w:t>Jones, C. Nate</w:t>
      </w:r>
      <w:r w:rsidR="00FC00C6" w:rsidRPr="00061928">
        <w:rPr>
          <w:vertAlign w:val="superscript"/>
        </w:rPr>
        <w:t>3</w:t>
      </w:r>
      <w:r w:rsidR="00FC00C6" w:rsidRPr="00061928">
        <w:t xml:space="preserve">, </w:t>
      </w:r>
      <w:proofErr w:type="spellStart"/>
      <w:r w:rsidRPr="00061928">
        <w:t>Loflen</w:t>
      </w:r>
      <w:proofErr w:type="spellEnd"/>
      <w:r w:rsidRPr="00061928">
        <w:t>, Chad</w:t>
      </w:r>
      <w:r w:rsidR="00FC00C6" w:rsidRPr="00061928">
        <w:rPr>
          <w:vertAlign w:val="superscript"/>
        </w:rPr>
        <w:t>4</w:t>
      </w:r>
      <w:r w:rsidR="00FC00C6" w:rsidRPr="00061928">
        <w:t xml:space="preserve">, </w:t>
      </w:r>
      <w:proofErr w:type="spellStart"/>
      <w:r w:rsidRPr="00061928">
        <w:t>Mazor</w:t>
      </w:r>
      <w:proofErr w:type="spellEnd"/>
      <w:r w:rsidRPr="00061928">
        <w:t>, Raphael D.</w:t>
      </w:r>
      <w:r w:rsidR="00FC00C6" w:rsidRPr="00061928">
        <w:rPr>
          <w:vertAlign w:val="superscript"/>
        </w:rPr>
        <w:t>5</w:t>
      </w:r>
      <w:r w:rsidR="00FC00C6" w:rsidRPr="00061928">
        <w:t xml:space="preserve">, </w:t>
      </w:r>
      <w:proofErr w:type="spellStart"/>
      <w:r w:rsidR="00FC00C6" w:rsidRPr="00061928">
        <w:t>Stancheva</w:t>
      </w:r>
      <w:proofErr w:type="spellEnd"/>
      <w:r w:rsidR="00FC00C6" w:rsidRPr="00061928">
        <w:t>, Rosalina</w:t>
      </w:r>
      <w:r w:rsidR="00FC00C6" w:rsidRPr="00061928">
        <w:rPr>
          <w:vertAlign w:val="superscript"/>
        </w:rPr>
        <w:t>6</w:t>
      </w:r>
      <w:r w:rsidR="00FC00C6" w:rsidRPr="00061928">
        <w:t xml:space="preserve">, </w:t>
      </w:r>
      <w:r w:rsidRPr="00061928">
        <w:t>Price, Adam</w:t>
      </w:r>
      <w:r w:rsidR="00FC00C6" w:rsidRPr="00061928">
        <w:rPr>
          <w:vertAlign w:val="superscript"/>
        </w:rPr>
        <w:t>7,8</w:t>
      </w:r>
      <w:r w:rsidR="00FC00C6" w:rsidRPr="00061928">
        <w:t xml:space="preserve">, </w:t>
      </w:r>
      <w:r w:rsidRPr="00061928">
        <w:t>Stubbington, Rachel</w:t>
      </w:r>
      <w:r w:rsidR="00FC00C6" w:rsidRPr="00061928">
        <w:rPr>
          <w:vertAlign w:val="superscript"/>
        </w:rPr>
        <w:t>9</w:t>
      </w:r>
      <w:r w:rsidR="00FC00C6" w:rsidRPr="00061928">
        <w:t xml:space="preserve">, </w:t>
      </w:r>
      <w:r w:rsidRPr="00061928">
        <w:t>Zimmer, Margaret</w:t>
      </w:r>
      <w:r w:rsidR="00061928" w:rsidRPr="00061928">
        <w:rPr>
          <w:vertAlign w:val="superscript"/>
        </w:rPr>
        <w:t>10</w:t>
      </w:r>
      <w:r w:rsidR="00FC00C6" w:rsidRPr="00061928">
        <w:t xml:space="preserve">, </w:t>
      </w:r>
      <w:r w:rsidRPr="00061928">
        <w:t>Allen, Daniel C.</w:t>
      </w:r>
      <w:r w:rsidR="00061928" w:rsidRPr="00061928">
        <w:rPr>
          <w:vertAlign w:val="superscript"/>
        </w:rPr>
        <w:t>11</w:t>
      </w:r>
    </w:p>
    <w:p w14:paraId="0C1C32DF" w14:textId="04550B98" w:rsidR="0014038D" w:rsidRPr="00061928" w:rsidRDefault="0014038D"/>
    <w:p w14:paraId="4DAA7054" w14:textId="3CBD76E4" w:rsidR="00FC00C6" w:rsidRPr="00061928" w:rsidRDefault="00FC00C6" w:rsidP="00FC00C6">
      <w:r w:rsidRPr="00061928">
        <w:t>*</w:t>
      </w:r>
      <w:proofErr w:type="gramStart"/>
      <w:r w:rsidRPr="00061928">
        <w:t>corresponding</w:t>
      </w:r>
      <w:proofErr w:type="gramEnd"/>
      <w:r w:rsidRPr="00061928">
        <w:t xml:space="preserve"> author</w:t>
      </w:r>
    </w:p>
    <w:p w14:paraId="2C332C2E" w14:textId="14DCA6B3" w:rsidR="00FC00C6" w:rsidRPr="00061928" w:rsidRDefault="00FC00C6" w:rsidP="00FC00C6">
      <w:r w:rsidRPr="00061928">
        <w:rPr>
          <w:vertAlign w:val="superscript"/>
        </w:rPr>
        <w:t>1</w:t>
      </w:r>
      <w:r w:rsidRPr="00061928">
        <w:rPr>
          <w:color w:val="000000"/>
          <w:shd w:val="clear" w:color="auto" w:fill="FFFFFF"/>
        </w:rPr>
        <w:t>Biology Department, University of Oklahoma, Norman, OK 73019</w:t>
      </w:r>
    </w:p>
    <w:p w14:paraId="6FF3CCEF" w14:textId="719DF73A" w:rsidR="00FC00C6" w:rsidRPr="00061928" w:rsidRDefault="00FC00C6" w:rsidP="00FC00C6">
      <w:r w:rsidRPr="00061928">
        <w:rPr>
          <w:vertAlign w:val="superscript"/>
        </w:rPr>
        <w:t>2</w:t>
      </w:r>
      <w:r w:rsidRPr="00061928">
        <w:t>University of San Diego, Department of Biology, San Diego, California 92122</w:t>
      </w:r>
    </w:p>
    <w:p w14:paraId="54227291" w14:textId="3CF0CCEE" w:rsidR="00FC00C6" w:rsidRPr="00061928" w:rsidRDefault="00FC00C6" w:rsidP="00FC00C6">
      <w:pPr>
        <w:rPr>
          <w:color w:val="000000"/>
          <w:shd w:val="clear" w:color="auto" w:fill="FFFFFF"/>
        </w:rPr>
      </w:pPr>
      <w:r w:rsidRPr="00061928">
        <w:rPr>
          <w:vertAlign w:val="superscript"/>
        </w:rPr>
        <w:t>3</w:t>
      </w:r>
      <w:r w:rsidRPr="00061928">
        <w:rPr>
          <w:color w:val="000000"/>
          <w:shd w:val="clear" w:color="auto" w:fill="FFFFFF"/>
        </w:rPr>
        <w:t>Department of Biological Sciences, University of Alabama</w:t>
      </w:r>
    </w:p>
    <w:p w14:paraId="7CF2925C" w14:textId="4CA3D10A" w:rsidR="00FC00C6" w:rsidRPr="00061928" w:rsidRDefault="00FC00C6" w:rsidP="00FC00C6">
      <w:r w:rsidRPr="00061928">
        <w:rPr>
          <w:vertAlign w:val="superscript"/>
        </w:rPr>
        <w:t>4</w:t>
      </w:r>
      <w:r w:rsidRPr="00061928">
        <w:t>State of California Water Quality Control Board San Diego Region</w:t>
      </w:r>
    </w:p>
    <w:p w14:paraId="43974E1D" w14:textId="7AE5088D" w:rsidR="00FC00C6" w:rsidRPr="00061928" w:rsidRDefault="00FC00C6" w:rsidP="00FC00C6">
      <w:r w:rsidRPr="00061928">
        <w:rPr>
          <w:vertAlign w:val="superscript"/>
        </w:rPr>
        <w:t>5</w:t>
      </w:r>
      <w:r w:rsidRPr="00061928">
        <w:t>Southern California Coastal Water Research Project</w:t>
      </w:r>
    </w:p>
    <w:p w14:paraId="2E652DD2" w14:textId="66AA9EDE" w:rsidR="00FC00C6" w:rsidRPr="00061928" w:rsidRDefault="00FC00C6" w:rsidP="00FC00C6">
      <w:r w:rsidRPr="00061928">
        <w:rPr>
          <w:vertAlign w:val="superscript"/>
        </w:rPr>
        <w:t>6</w:t>
      </w:r>
      <w:r w:rsidRPr="00061928">
        <w:t>Department of Biological Sciences, California State University San Marcos, San Marcos, CA, USA</w:t>
      </w:r>
    </w:p>
    <w:p w14:paraId="546F40BA" w14:textId="77777777" w:rsidR="00FC00C6" w:rsidRPr="00061928" w:rsidRDefault="00FC00C6" w:rsidP="00FC00C6">
      <w:pPr>
        <w:rPr>
          <w:color w:val="000000"/>
          <w:shd w:val="clear" w:color="auto" w:fill="FFFFFF"/>
        </w:rPr>
      </w:pPr>
      <w:r w:rsidRPr="00061928">
        <w:rPr>
          <w:vertAlign w:val="superscript"/>
        </w:rPr>
        <w:t>7</w:t>
      </w:r>
      <w:r w:rsidRPr="00061928">
        <w:rPr>
          <w:color w:val="000000"/>
          <w:shd w:val="clear" w:color="auto" w:fill="FFFFFF"/>
        </w:rPr>
        <w:t xml:space="preserve">Northwest Climate Adaptation Science Center, University of </w:t>
      </w:r>
      <w:proofErr w:type="spellStart"/>
      <w:r w:rsidRPr="00061928">
        <w:rPr>
          <w:color w:val="000000"/>
          <w:shd w:val="clear" w:color="auto" w:fill="FFFFFF"/>
        </w:rPr>
        <w:t>Washinton</w:t>
      </w:r>
      <w:proofErr w:type="spellEnd"/>
      <w:r w:rsidRPr="00061928">
        <w:rPr>
          <w:color w:val="000000"/>
          <w:shd w:val="clear" w:color="auto" w:fill="FFFFFF"/>
        </w:rPr>
        <w:t xml:space="preserve">, Seattle, WA 98195 </w:t>
      </w:r>
    </w:p>
    <w:p w14:paraId="3A9D8FBA" w14:textId="0FC62EA5" w:rsidR="00FC00C6" w:rsidRPr="00061928" w:rsidRDefault="00FC00C6" w:rsidP="00FC00C6">
      <w:r w:rsidRPr="00061928">
        <w:rPr>
          <w:vertAlign w:val="superscript"/>
        </w:rPr>
        <w:t>8</w:t>
      </w:r>
      <w:r w:rsidRPr="00061928">
        <w:rPr>
          <w:color w:val="000000"/>
          <w:shd w:val="clear" w:color="auto" w:fill="FFFFFF"/>
        </w:rPr>
        <w:t>Department of Geosciences, Boise State University, Boise, ID 83725</w:t>
      </w:r>
    </w:p>
    <w:p w14:paraId="0DD6E79F" w14:textId="4340BCCC" w:rsidR="00FC00C6" w:rsidRPr="00061928" w:rsidRDefault="00FC00C6" w:rsidP="00FC00C6">
      <w:pPr>
        <w:rPr>
          <w:color w:val="000000"/>
          <w:shd w:val="clear" w:color="auto" w:fill="FFFFFF"/>
        </w:rPr>
      </w:pPr>
      <w:r w:rsidRPr="00061928">
        <w:rPr>
          <w:vertAlign w:val="superscript"/>
        </w:rPr>
        <w:t>9</w:t>
      </w:r>
      <w:r w:rsidR="00061928" w:rsidRPr="00061928">
        <w:rPr>
          <w:color w:val="000000"/>
          <w:shd w:val="clear" w:color="auto" w:fill="FFFFFF"/>
        </w:rPr>
        <w:t>School of Science and Technology, Nottingham Trent University, Nottingham UK</w:t>
      </w:r>
    </w:p>
    <w:p w14:paraId="2597B5DA" w14:textId="3980A77A" w:rsidR="00061928" w:rsidRPr="00061928" w:rsidRDefault="00061928" w:rsidP="00FC00C6">
      <w:pPr>
        <w:rPr>
          <w:vertAlign w:val="superscript"/>
        </w:rPr>
      </w:pPr>
      <w:r w:rsidRPr="00061928">
        <w:rPr>
          <w:vertAlign w:val="superscript"/>
        </w:rPr>
        <w:t>10</w:t>
      </w:r>
      <w:r w:rsidRPr="00061928">
        <w:rPr>
          <w:color w:val="000000"/>
          <w:shd w:val="clear" w:color="auto" w:fill="FFFFFF"/>
        </w:rPr>
        <w:t>Department of Earth and Planetary Sciences, University of California, Santa Cruz, CA 95064</w:t>
      </w:r>
    </w:p>
    <w:p w14:paraId="3EC9E5AB" w14:textId="5466D421" w:rsidR="00061928" w:rsidRPr="00061928" w:rsidRDefault="00061928" w:rsidP="00FC00C6">
      <w:r w:rsidRPr="00061928">
        <w:rPr>
          <w:vertAlign w:val="superscript"/>
        </w:rPr>
        <w:t>11</w:t>
      </w:r>
      <w:r w:rsidRPr="00061928">
        <w:rPr>
          <w:color w:val="000000"/>
          <w:shd w:val="clear" w:color="auto" w:fill="FFFFFF"/>
        </w:rPr>
        <w:t>Pennsylvania State University, Department of Ecosystem Science and Management, University Park, PA. 16802</w:t>
      </w:r>
    </w:p>
    <w:p w14:paraId="4399F519" w14:textId="77777777" w:rsidR="00FC00C6" w:rsidRPr="00061928" w:rsidRDefault="00FC00C6" w:rsidP="00FC00C6"/>
    <w:p w14:paraId="30D83A37" w14:textId="77777777" w:rsidR="0014038D" w:rsidRPr="00061928" w:rsidRDefault="006632A2">
      <w:pPr>
        <w:rPr>
          <w:b/>
        </w:rPr>
      </w:pPr>
      <w:r w:rsidRPr="00061928">
        <w:rPr>
          <w:b/>
        </w:rPr>
        <w:t>Keywords</w:t>
      </w:r>
    </w:p>
    <w:p w14:paraId="3219B1E3" w14:textId="6BC8C8A7" w:rsidR="0014038D" w:rsidRPr="00061928" w:rsidRDefault="006632A2" w:rsidP="00FC00C6">
      <w:r w:rsidRPr="00061928">
        <w:t>Non-perennial stream</w:t>
      </w:r>
      <w:r w:rsidR="00FC00C6" w:rsidRPr="00061928">
        <w:t xml:space="preserve">, </w:t>
      </w:r>
      <w:r w:rsidRPr="00061928">
        <w:t>Benthic macroinvertebrates</w:t>
      </w:r>
      <w:r w:rsidR="00FC00C6" w:rsidRPr="00061928">
        <w:t xml:space="preserve">, </w:t>
      </w:r>
      <w:r w:rsidRPr="00061928">
        <w:t>Soft-bodied algae</w:t>
      </w:r>
      <w:r w:rsidR="00FC00C6" w:rsidRPr="00061928">
        <w:t xml:space="preserve">, </w:t>
      </w:r>
      <w:r w:rsidRPr="00061928">
        <w:t>Diatoms</w:t>
      </w:r>
      <w:r w:rsidR="00FC00C6" w:rsidRPr="00061928">
        <w:t xml:space="preserve">, </w:t>
      </w:r>
      <w:r w:rsidRPr="00061928">
        <w:t>Hydrologic metrics</w:t>
      </w:r>
    </w:p>
    <w:p w14:paraId="1ECA2756" w14:textId="77777777" w:rsidR="0014038D" w:rsidRPr="00061928" w:rsidRDefault="006632A2">
      <w:pPr>
        <w:rPr>
          <w:b/>
        </w:rPr>
      </w:pPr>
      <w:r w:rsidRPr="00061928">
        <w:br w:type="page"/>
      </w:r>
    </w:p>
    <w:p w14:paraId="4C53C7DD" w14:textId="77777777" w:rsidR="0014038D" w:rsidRDefault="006632A2">
      <w:pPr>
        <w:rPr>
          <w:b/>
        </w:rPr>
      </w:pPr>
      <w:r>
        <w:rPr>
          <w:b/>
        </w:rPr>
        <w:lastRenderedPageBreak/>
        <w:t>Abstract:</w:t>
      </w:r>
    </w:p>
    <w:p w14:paraId="452736E9" w14:textId="77777777" w:rsidR="0014038D" w:rsidRDefault="0014038D">
      <w:pPr>
        <w:rPr>
          <w:b/>
        </w:rPr>
      </w:pPr>
    </w:p>
    <w:p w14:paraId="0C726961" w14:textId="77777777" w:rsidR="0014038D" w:rsidRDefault="006632A2">
      <w:pPr>
        <w:rPr>
          <w:b/>
          <w:color w:val="0000FF"/>
          <w:u w:val="single"/>
        </w:rPr>
      </w:pPr>
      <w:r>
        <w:t xml:space="preserve">Biological communities in non-perennial streams are influenced by drying and wetting transitions. Although there has been increasing attention on how drying impacts stream organisms, few studies have investigated how specific characteristics of drying and wetting regimes influence biological assemblages. Here, we characterized hydrologic metrics quantifying drying and wetting regimes and explored how these metrics influenced three different aquatic assemblages in non-perennial streams in arid southern California: benthic macroinvertebrate, soft-bodied (non-diatom) algal, and diatom assemblages. We found that flow duration prior to sampling was correlated with macroinvertebrate and soft-bodied algal assemblage structures while their assemblage </w:t>
      </w:r>
      <w:proofErr w:type="spellStart"/>
      <w:r>
        <w:t>richnesses</w:t>
      </w:r>
      <w:proofErr w:type="spellEnd"/>
      <w:r>
        <w:t xml:space="preserve"> were not predicted by any hydrologic metric. The structure and richness of diatom assemblages, however, were predominantly influenced by the date of drying. Contrary to other studies, the duration of the dry phase preceding sampling did not influence assemblage structure or richness. While our study took place over a small region where each assemblage experienced approximately the same environmental conditions, we found no single metric that influenced all assemblages in the same way. The arid climate of southern California likely acts as a strong environmental filter, with taxa in this region relying on adaptations and life history cues to survive and recolonize non-perennial streams following rewetting. This study demonstrates how transitions between wetting and drying affect different components of stream ecosystems </w:t>
      </w:r>
      <w:del w:id="0" w:author="Busch, Michelle H." w:date="2023-07-17T11:26:00Z">
        <w:r w:rsidDel="00864BEB">
          <w:delText>in different ways</w:delText>
        </w:r>
      </w:del>
      <w:r>
        <w:t xml:space="preserve">. Watershed managers should therefore consider multiple ecological and hydrologic benchmarks to meet biodiversity goals as non-perennial streams become increasingly dominant in global river systems. </w:t>
      </w:r>
    </w:p>
    <w:p w14:paraId="1C4174D3" w14:textId="77777777" w:rsidR="0014038D" w:rsidRDefault="006632A2">
      <w:pPr>
        <w:rPr>
          <w:b/>
        </w:rPr>
      </w:pPr>
      <w:r>
        <w:br w:type="page"/>
      </w:r>
    </w:p>
    <w:p w14:paraId="162B7A2D" w14:textId="77777777" w:rsidR="0014038D" w:rsidRDefault="006632A2">
      <w:pPr>
        <w:rPr>
          <w:b/>
        </w:rPr>
      </w:pPr>
      <w:r>
        <w:rPr>
          <w:b/>
        </w:rPr>
        <w:lastRenderedPageBreak/>
        <w:t>Introduction:</w:t>
      </w:r>
    </w:p>
    <w:p w14:paraId="1CFADAAE" w14:textId="77777777" w:rsidR="0014038D" w:rsidRDefault="0014038D"/>
    <w:p w14:paraId="5EA3FFE1" w14:textId="7AA34333" w:rsidR="0014038D" w:rsidRDefault="006632A2">
      <w:r>
        <w:t>River ecosystems and their biodiversity are shaped by natural disturbances such as drying and flooding (</w:t>
      </w:r>
      <w:proofErr w:type="spellStart"/>
      <w:r>
        <w:t>Poff</w:t>
      </w:r>
      <w:proofErr w:type="spellEnd"/>
      <w:r>
        <w:t xml:space="preserve"> et al. 1997; Lake 2003; Chanut et al. 2020). Non-perennial streams, which cease to flow at some point in time or space (Busch et al. 2020), are largely defined by drying disturbances. </w:t>
      </w:r>
      <w:r>
        <w:rPr>
          <w:highlight w:val="white"/>
        </w:rPr>
        <w:t xml:space="preserve">Two distinct hydrologic states exist in non-perennial systems: a wet phase when surface water is </w:t>
      </w:r>
      <w:del w:id="1" w:author="Busch, Michelle H." w:date="2023-07-20T09:51:00Z">
        <w:r w:rsidDel="004631B7">
          <w:rPr>
            <w:highlight w:val="white"/>
          </w:rPr>
          <w:delText xml:space="preserve">connected and </w:delText>
        </w:r>
      </w:del>
      <w:r>
        <w:rPr>
          <w:highlight w:val="white"/>
        </w:rPr>
        <w:t>flowing</w:t>
      </w:r>
      <w:ins w:id="2" w:author="Busch, Michelle H." w:date="2023-07-20T09:51:00Z">
        <w:r w:rsidR="004631B7">
          <w:rPr>
            <w:highlight w:val="white"/>
          </w:rPr>
          <w:t xml:space="preserve"> or connected</w:t>
        </w:r>
      </w:ins>
      <w:r>
        <w:rPr>
          <w:highlight w:val="white"/>
        </w:rPr>
        <w:t xml:space="preserve">, and a dry phase when the stream channel is dewatered, though non-flowing isolated pools may be present. These phases are linked via two hydrologic transitions: wetting, where surface water returns and flow resumes, and drying, when flow ceases and most or all surface water disappears. </w:t>
      </w:r>
      <w:commentRangeStart w:id="3"/>
      <w:commentRangeStart w:id="4"/>
      <w:commentRangeStart w:id="5"/>
      <w:r>
        <w:rPr>
          <w:highlight w:val="white"/>
        </w:rPr>
        <w:t>Hydrologists are developing methods to quantify these transitions, as they likely greatly influence the biological communities of non-perennial systems</w:t>
      </w:r>
      <w:r>
        <w:t xml:space="preserve"> (Price et al. 2021). Wetting and drying regimes of non-perennial streams are rapidly changing at a global scale (</w:t>
      </w:r>
      <w:proofErr w:type="spellStart"/>
      <w:r>
        <w:t>Tramblay</w:t>
      </w:r>
      <w:proofErr w:type="spellEnd"/>
      <w:r>
        <w:t xml:space="preserve"> et al. 2021; Zipper et al. 2021).</w:t>
      </w:r>
      <w:commentRangeEnd w:id="3"/>
      <w:r w:rsidR="00EF7A5B">
        <w:rPr>
          <w:rStyle w:val="CommentReference"/>
        </w:rPr>
        <w:commentReference w:id="3"/>
      </w:r>
      <w:commentRangeEnd w:id="4"/>
      <w:r w:rsidR="00EF7A5B">
        <w:rPr>
          <w:rStyle w:val="CommentReference"/>
        </w:rPr>
        <w:commentReference w:id="4"/>
      </w:r>
      <w:commentRangeEnd w:id="5"/>
      <w:r w:rsidR="00EF7A5B">
        <w:rPr>
          <w:rStyle w:val="CommentReference"/>
        </w:rPr>
        <w:commentReference w:id="5"/>
      </w:r>
      <w:r>
        <w:t xml:space="preserve"> </w:t>
      </w:r>
      <w:del w:id="6" w:author="Busch, Michelle H." w:date="2023-07-10T16:32:00Z">
        <w:r w:rsidDel="00E17209">
          <w:delText>It is t</w:delText>
        </w:r>
      </w:del>
      <w:ins w:id="7" w:author="Busch, Michelle H." w:date="2023-07-10T16:32:00Z">
        <w:r w:rsidR="00E17209">
          <w:t>T</w:t>
        </w:r>
      </w:ins>
      <w:r>
        <w:t>herefore</w:t>
      </w:r>
      <w:ins w:id="8" w:author="Busch, Michelle H." w:date="2023-07-10T16:32:00Z">
        <w:r w:rsidR="00E17209">
          <w:t xml:space="preserve">, </w:t>
        </w:r>
      </w:ins>
      <w:ins w:id="9" w:author="Busch, Michelle H." w:date="2023-07-10T16:33:00Z">
        <w:r w:rsidR="00E17209">
          <w:t>watershed managers need to understand how</w:t>
        </w:r>
      </w:ins>
      <w:del w:id="10" w:author="Busch, Michelle H." w:date="2023-07-10T16:33:00Z">
        <w:r w:rsidDel="00E17209">
          <w:delText xml:space="preserve"> essential to understand how</w:delText>
        </w:r>
      </w:del>
      <w:r>
        <w:t xml:space="preserve"> communities respond to drying and wetting regimes in arid climates to predict how changes therein may shape biodiversity and management as aridification becomes more globally prevalent (Park et al. 2018).</w:t>
      </w:r>
    </w:p>
    <w:p w14:paraId="549C3D31" w14:textId="77777777" w:rsidR="0014038D" w:rsidRDefault="0014038D">
      <w:pPr>
        <w:rPr>
          <w:b/>
        </w:rPr>
      </w:pPr>
    </w:p>
    <w:p w14:paraId="08E47492" w14:textId="5A89A1CF" w:rsidR="0014038D" w:rsidRDefault="006632A2">
      <w:r>
        <w:t xml:space="preserve">Characteristics of stream drying, such as </w:t>
      </w:r>
      <w:ins w:id="11" w:author="Busch, Michelle H." w:date="2023-07-10T16:39:00Z">
        <w:r w:rsidR="00E17209">
          <w:t xml:space="preserve">the </w:t>
        </w:r>
      </w:ins>
      <w:r>
        <w:t>duration, timing, and rate of drying, influence biological communities across multiple levels of taxonomic organization in non-perennial streams (</w:t>
      </w:r>
      <w:proofErr w:type="spellStart"/>
      <w:r>
        <w:t>Gasith</w:t>
      </w:r>
      <w:proofErr w:type="spellEnd"/>
      <w:r>
        <w:t xml:space="preserve"> and </w:t>
      </w:r>
      <w:proofErr w:type="spellStart"/>
      <w:r>
        <w:t>Resh</w:t>
      </w:r>
      <w:proofErr w:type="spellEnd"/>
      <w:r>
        <w:t xml:space="preserve"> 1999; Fritz and Dodds 2004; Price et al. 2021), often leading to taxonomic turnover in macroinvertebrate and algal communities (Boulton 2003; Ledger et al. 2013; Aspin et al. 2018; Vander </w:t>
      </w:r>
      <w:proofErr w:type="spellStart"/>
      <w:r>
        <w:t>Vorste</w:t>
      </w:r>
      <w:proofErr w:type="spellEnd"/>
      <w:r>
        <w:t xml:space="preserve"> et al. 2021</w:t>
      </w:r>
      <w:commentRangeStart w:id="12"/>
      <w:r>
        <w:t>). As flow decreases and pools form, taxa typical of flowing water are replaced by taxa typical of still water (</w:t>
      </w:r>
      <w:proofErr w:type="spellStart"/>
      <w:r>
        <w:t>Sabater</w:t>
      </w:r>
      <w:proofErr w:type="spellEnd"/>
      <w:r>
        <w:t xml:space="preserve"> et al. 2017; Stubbington et al. 2017; Hill and Milner 2018). </w:t>
      </w:r>
      <w:commentRangeEnd w:id="12"/>
      <w:r w:rsidR="00E2752F">
        <w:rPr>
          <w:rStyle w:val="CommentReference"/>
        </w:rPr>
        <w:commentReference w:id="12"/>
      </w:r>
      <w:r>
        <w:t xml:space="preserve">The loss of most or all surface water represents a profound shift in state when only desiccation-tolerant taxa can persist (Stubbington et al. 2017). The rate of drying likely affects biotic responses: slow drying onset may give motile organisms time to move into refuges such as isolated pools (Archdeacon and </w:t>
      </w:r>
      <w:proofErr w:type="spellStart"/>
      <w:r>
        <w:t>Reale</w:t>
      </w:r>
      <w:proofErr w:type="spellEnd"/>
      <w:r>
        <w:t xml:space="preserve"> 2020) or saturated subsurface sediments (</w:t>
      </w:r>
      <w:proofErr w:type="spellStart"/>
      <w:r>
        <w:t>DelVecchia</w:t>
      </w:r>
      <w:proofErr w:type="spellEnd"/>
      <w:r>
        <w:t xml:space="preserve"> et al. 2022). Similarly, biofilms can persist longer with slower drying rates (Robson 2000; Robson et al. 2008) which also give organisms time to make metabolic adjustments to promote desiccation tolerance (Strachan et al. 2015). As surface water is lost entirely, the composition of assemblages largely depends on the resistance adaptations of organisms to survive drying (</w:t>
      </w:r>
      <w:proofErr w:type="spellStart"/>
      <w:r>
        <w:t>Sabater</w:t>
      </w:r>
      <w:proofErr w:type="spellEnd"/>
      <w:r>
        <w:t xml:space="preserve"> et al. 2017; Stubbington et al. 2017), such as desiccation-tolerant life stages that allow organisms to persist through droughts (Lake 2000; </w:t>
      </w:r>
      <w:proofErr w:type="spellStart"/>
      <w:r>
        <w:t>Stancheva</w:t>
      </w:r>
      <w:proofErr w:type="spellEnd"/>
      <w:r>
        <w:t xml:space="preserve"> 2006; </w:t>
      </w:r>
      <w:proofErr w:type="spellStart"/>
      <w:r>
        <w:t>Stancheva</w:t>
      </w:r>
      <w:proofErr w:type="spellEnd"/>
      <w:r>
        <w:t xml:space="preserve"> et al. 2012; Stubbington and </w:t>
      </w:r>
      <w:proofErr w:type="spellStart"/>
      <w:r>
        <w:t>Datry</w:t>
      </w:r>
      <w:proofErr w:type="spellEnd"/>
      <w:r>
        <w:t xml:space="preserve"> 2013; </w:t>
      </w:r>
      <w:proofErr w:type="spellStart"/>
      <w:r>
        <w:t>Bogan</w:t>
      </w:r>
      <w:proofErr w:type="spellEnd"/>
      <w:r>
        <w:t>, et al. 2017). Such adaptations are common in arid streams (</w:t>
      </w:r>
      <w:proofErr w:type="spellStart"/>
      <w:r>
        <w:t>Bogan</w:t>
      </w:r>
      <w:proofErr w:type="spellEnd"/>
      <w:r>
        <w:t xml:space="preserve"> et al. 2013). The duration of the dry period is known to be a primary driver of community diversity in non-perennial streams (Leigh and </w:t>
      </w:r>
      <w:proofErr w:type="spellStart"/>
      <w:r>
        <w:t>Datry</w:t>
      </w:r>
      <w:proofErr w:type="spellEnd"/>
      <w:r>
        <w:t xml:space="preserve"> 2017). As dry duration increases, the taxonomic richness of both macroinvertebrates (</w:t>
      </w:r>
      <w:proofErr w:type="spellStart"/>
      <w:r>
        <w:t>Datry</w:t>
      </w:r>
      <w:proofErr w:type="spellEnd"/>
      <w:r>
        <w:t xml:space="preserve"> et al. 2014; </w:t>
      </w:r>
      <w:proofErr w:type="spellStart"/>
      <w:r>
        <w:t>Sarremejane</w:t>
      </w:r>
      <w:proofErr w:type="spellEnd"/>
      <w:r>
        <w:t xml:space="preserve"> et al. 2020; Pineda-</w:t>
      </w:r>
      <w:proofErr w:type="spellStart"/>
      <w:r>
        <w:t>Morante</w:t>
      </w:r>
      <w:proofErr w:type="spellEnd"/>
      <w:r>
        <w:t xml:space="preserve"> et al. 2022) and biofilms (</w:t>
      </w:r>
      <w:proofErr w:type="spellStart"/>
      <w:r>
        <w:t>Sabater</w:t>
      </w:r>
      <w:proofErr w:type="spellEnd"/>
      <w:r>
        <w:t xml:space="preserve"> et al. 2016) declines, accompanied by a decrease in biofilm biomass and gross primary production (Colls et al. 2019; Miao et al. 2023). These drying patterns influence non-perennial communities at both local and regional scales (Colls et al. 2019; </w:t>
      </w:r>
      <w:proofErr w:type="spellStart"/>
      <w:r>
        <w:t>Sarremejane</w:t>
      </w:r>
      <w:proofErr w:type="spellEnd"/>
      <w:r>
        <w:t xml:space="preserve"> et al. 2020). </w:t>
      </w:r>
    </w:p>
    <w:p w14:paraId="3F58AA81" w14:textId="77777777" w:rsidR="0014038D" w:rsidRDefault="0014038D"/>
    <w:p w14:paraId="4791E9CF" w14:textId="2F9883E0" w:rsidR="0014038D" w:rsidRDefault="006632A2">
      <w:commentRangeStart w:id="13"/>
      <w:r>
        <w:lastRenderedPageBreak/>
        <w:t>Although not as well studied</w:t>
      </w:r>
      <w:commentRangeEnd w:id="13"/>
      <w:r w:rsidR="00E2752F">
        <w:rPr>
          <w:rStyle w:val="CommentReference"/>
        </w:rPr>
        <w:commentReference w:id="13"/>
      </w:r>
      <w:r>
        <w:t xml:space="preserve">, wetting regimes also influence biological communities in non-perennial streams (Price et al., in prep). Streams tend to rewet faster than they dry, sometimes through flash flood events (Ward and Stanford 1995; </w:t>
      </w:r>
      <w:proofErr w:type="spellStart"/>
      <w:r>
        <w:t>Mosisch</w:t>
      </w:r>
      <w:proofErr w:type="spellEnd"/>
      <w:r>
        <w:t xml:space="preserve"> 2001) that can mobilize substrate and displace organisms downstream (</w:t>
      </w:r>
      <w:proofErr w:type="spellStart"/>
      <w:r>
        <w:t>Poff</w:t>
      </w:r>
      <w:proofErr w:type="spellEnd"/>
      <w:r>
        <w:t xml:space="preserve"> et al. 1997), including those taxa that took refuge in the subsurface sediments (Olsen and Townsend 2005). Thus, the magnitude and rate of the wetting transition may influence the taxa of non-perennial streams as much as those of the drying transition, particularly in arid, </w:t>
      </w:r>
      <w:proofErr w:type="spellStart"/>
      <w:r>
        <w:t>mediterranean</w:t>
      </w:r>
      <w:proofErr w:type="spellEnd"/>
      <w:r>
        <w:t xml:space="preserve"> climates (</w:t>
      </w:r>
      <w:proofErr w:type="spellStart"/>
      <w:r>
        <w:t>Bonada</w:t>
      </w:r>
      <w:proofErr w:type="spellEnd"/>
      <w:r>
        <w:t xml:space="preserve"> and </w:t>
      </w:r>
      <w:proofErr w:type="spellStart"/>
      <w:r>
        <w:t>Resh</w:t>
      </w:r>
      <w:proofErr w:type="spellEnd"/>
      <w:r>
        <w:t xml:space="preserve"> 2013). During wetting, organisms can colonize from refuges (Stubbington 2012; </w:t>
      </w:r>
      <w:proofErr w:type="spellStart"/>
      <w:r>
        <w:t>Bogan</w:t>
      </w:r>
      <w:proofErr w:type="spellEnd"/>
      <w:r>
        <w:t xml:space="preserve"> and Boersma 2012; </w:t>
      </w:r>
      <w:proofErr w:type="spellStart"/>
      <w:r>
        <w:t>Sabater</w:t>
      </w:r>
      <w:proofErr w:type="spellEnd"/>
      <w:r>
        <w:t xml:space="preserve"> et al. 2017), and recovery times can vary widely across taxa (</w:t>
      </w:r>
      <w:proofErr w:type="spellStart"/>
      <w:r>
        <w:t>Bogan</w:t>
      </w:r>
      <w:proofErr w:type="spellEnd"/>
      <w:r>
        <w:t>, et al. 2017). Diatoms and soft-bodied algae can rapidly regrow after floods (</w:t>
      </w:r>
      <w:proofErr w:type="spellStart"/>
      <w:r>
        <w:t>Gasith</w:t>
      </w:r>
      <w:proofErr w:type="spellEnd"/>
      <w:r>
        <w:t xml:space="preserve"> and </w:t>
      </w:r>
      <w:proofErr w:type="spellStart"/>
      <w:r>
        <w:t>Resh</w:t>
      </w:r>
      <w:proofErr w:type="spellEnd"/>
      <w:r>
        <w:t xml:space="preserve"> 1999) and provide food sources for recolonizing macroinvertebrates. Benthic macroinvertebrates have many adaptations for recolonization, including flying adult stages and passive drift from upstream refuges (</w:t>
      </w:r>
      <w:proofErr w:type="spellStart"/>
      <w:r>
        <w:t>Bogan</w:t>
      </w:r>
      <w:proofErr w:type="spellEnd"/>
      <w:r>
        <w:t xml:space="preserve"> et al. 2017). The duration that a stream has been rewetted is another important determinant of recolonization for both macroinvertebrates and soft-bodied algae (Matthaei et al. 2003; Fritz and Dodds 2004). </w:t>
      </w:r>
      <w:commentRangeStart w:id="14"/>
      <w:commentRangeStart w:id="15"/>
      <w:r>
        <w:t xml:space="preserve">Time since wetting influences the richness, </w:t>
      </w:r>
      <w:proofErr w:type="gramStart"/>
      <w:r>
        <w:t>density</w:t>
      </w:r>
      <w:proofErr w:type="gramEnd"/>
      <w:r>
        <w:t xml:space="preserve"> and structure of </w:t>
      </w:r>
      <w:proofErr w:type="gramStart"/>
      <w:r>
        <w:t>macroinvertebrate</w:t>
      </w:r>
      <w:proofErr w:type="gramEnd"/>
      <w:r>
        <w:t xml:space="preserve"> (</w:t>
      </w:r>
      <w:proofErr w:type="spellStart"/>
      <w:r>
        <w:t>Doretto</w:t>
      </w:r>
      <w:proofErr w:type="spellEnd"/>
      <w:r>
        <w:t xml:space="preserve"> et al. 2020; Pineda-</w:t>
      </w:r>
      <w:proofErr w:type="spellStart"/>
      <w:r>
        <w:t>Morante</w:t>
      </w:r>
      <w:proofErr w:type="spellEnd"/>
      <w:r>
        <w:t xml:space="preserve"> et al. 2022), soft-bodied algae (Robson and Matthews 2004) and diatom assemblages (</w:t>
      </w:r>
      <w:proofErr w:type="spellStart"/>
      <w:r>
        <w:t>Barthès</w:t>
      </w:r>
      <w:proofErr w:type="spellEnd"/>
      <w:r>
        <w:t xml:space="preserve"> et al. 2015)</w:t>
      </w:r>
      <w:commentRangeEnd w:id="14"/>
      <w:r w:rsidR="00F45F18">
        <w:rPr>
          <w:rStyle w:val="CommentReference"/>
        </w:rPr>
        <w:commentReference w:id="14"/>
      </w:r>
      <w:commentRangeEnd w:id="15"/>
      <w:r w:rsidR="00F45F18">
        <w:rPr>
          <w:rStyle w:val="CommentReference"/>
        </w:rPr>
        <w:commentReference w:id="15"/>
      </w:r>
      <w:r>
        <w:t xml:space="preserve">. Despite these indications of the importance of wetting regimes, studies of non-perennial streams have focused more on </w:t>
      </w:r>
      <w:ins w:id="16" w:author="Busch, Michelle H." w:date="2023-07-10T16:40:00Z">
        <w:r w:rsidR="00E17209">
          <w:t xml:space="preserve">the </w:t>
        </w:r>
      </w:ins>
      <w:r>
        <w:t xml:space="preserve">impacts of drying than wetting, and it is not clear which characteristics of drying and wetting processes influence community structure. </w:t>
      </w:r>
    </w:p>
    <w:p w14:paraId="43C386F6" w14:textId="77777777" w:rsidR="0014038D" w:rsidRDefault="0014038D">
      <w:pPr>
        <w:ind w:firstLine="720"/>
      </w:pPr>
    </w:p>
    <w:p w14:paraId="3F1D6043" w14:textId="399043B1" w:rsidR="0014038D" w:rsidRDefault="006632A2">
      <w:pPr>
        <w:rPr>
          <w:b/>
        </w:rPr>
      </w:pPr>
      <w:del w:id="17" w:author="Busch, Michelle H." w:date="2023-07-20T10:02:00Z">
        <w:r w:rsidDel="00F45F18">
          <w:delText xml:space="preserve">With increasing aridification and growing prevalence of non-perennial streams around the world  (Jaeger et al. 2014;  Pumo et al. 2016), studies that illuminate the relationships between hydrology and taxonomy are vital. </w:delText>
        </w:r>
        <w:commentRangeStart w:id="18"/>
        <w:r w:rsidDel="00F45F18">
          <w:delText xml:space="preserve">However, few studies have directly examined how patterns in the timing, duration, and rate of drying and wetting influence biodiversity in non-perennial streams (but see Datry et al. 2012; Wyatt et al. 2014; Pineda-Morante et al. 2022). </w:delText>
        </w:r>
        <w:commentRangeEnd w:id="18"/>
        <w:r w:rsidR="00F45F18" w:rsidDel="00F45F18">
          <w:rPr>
            <w:rStyle w:val="CommentReference"/>
          </w:rPr>
          <w:commentReference w:id="18"/>
        </w:r>
      </w:del>
      <w:r>
        <w:t>Here, we characterized multiple hydrologic metrics to quantify drying and wetting regimes (</w:t>
      </w:r>
      <w:r>
        <w:rPr>
          <w:b/>
        </w:rPr>
        <w:t>Figure 1; Table 1</w:t>
      </w:r>
      <w:r>
        <w:t xml:space="preserve">) in hydrologically diverse southern California and investigated how these metrics influence macroinvertebrate, soft-bodied algal, and diatom assemblages. We addressed two main questions: (1) How do the hydrologic characteristics of drying and wetting regimes influence aquatic biodiversity? and (2) Are the same hydrologic metrics consistent predictors of biodiversity across taxonomic assemblages? To answer these questions, we examined how benthic macroinvertebrate, soft-bodied algae, and diatom assemblages related to hydrologic metrics that characterize drying and wetting regimes. </w:t>
      </w:r>
      <w:commentRangeStart w:id="19"/>
      <w:r>
        <w:t xml:space="preserve">We </w:t>
      </w:r>
      <w:del w:id="20" w:author="Busch, Michelle H." w:date="2023-07-20T10:04:00Z">
        <w:r w:rsidDel="00F45F18">
          <w:delText xml:space="preserve">hypothesized </w:delText>
        </w:r>
      </w:del>
      <w:ins w:id="21" w:author="Busch, Michelle H." w:date="2023-07-20T10:04:00Z">
        <w:r w:rsidR="00F45F18">
          <w:t>predicted</w:t>
        </w:r>
        <w:r w:rsidR="00F45F18">
          <w:t xml:space="preserve"> </w:t>
        </w:r>
      </w:ins>
      <w:r>
        <w:t xml:space="preserve">that the same metrics would consistently influence macroinvertebrate, soft-bodied algal, and diatom assemblage </w:t>
      </w:r>
      <w:proofErr w:type="spellStart"/>
      <w:r>
        <w:t>richnesses</w:t>
      </w:r>
      <w:proofErr w:type="spellEnd"/>
      <w:r>
        <w:t xml:space="preserve"> and structures: time assemblages </w:t>
      </w:r>
      <w:proofErr w:type="gramStart"/>
      <w:r>
        <w:t>have to</w:t>
      </w:r>
      <w:proofErr w:type="gramEnd"/>
      <w:r>
        <w:t xml:space="preserve"> recover after wetting </w:t>
      </w:r>
      <w:commentRangeEnd w:id="19"/>
      <w:r w:rsidR="00F45F18">
        <w:rPr>
          <w:rStyle w:val="CommentReference"/>
        </w:rPr>
        <w:commentReference w:id="19"/>
      </w:r>
      <w:commentRangeStart w:id="22"/>
      <w:commentRangeStart w:id="23"/>
      <w:commentRangeStart w:id="24"/>
      <w:r>
        <w:t xml:space="preserve">(Wet Duration) and the length of the preceding dry period (Dry Duration; </w:t>
      </w:r>
      <w:r>
        <w:rPr>
          <w:b/>
        </w:rPr>
        <w:t>Figure 1; Table 1</w:t>
      </w:r>
      <w:r>
        <w:t xml:space="preserve">). </w:t>
      </w:r>
      <w:commentRangeEnd w:id="22"/>
      <w:r w:rsidR="00F45F18">
        <w:rPr>
          <w:rStyle w:val="CommentReference"/>
        </w:rPr>
        <w:commentReference w:id="22"/>
      </w:r>
      <w:commentRangeEnd w:id="23"/>
      <w:r w:rsidR="00F45F18">
        <w:rPr>
          <w:rStyle w:val="CommentReference"/>
        </w:rPr>
        <w:commentReference w:id="23"/>
      </w:r>
      <w:commentRangeEnd w:id="24"/>
      <w:r w:rsidR="00EF7A5B">
        <w:rPr>
          <w:rStyle w:val="CommentReference"/>
        </w:rPr>
        <w:commentReference w:id="24"/>
      </w:r>
    </w:p>
    <w:p w14:paraId="15D3F041" w14:textId="77777777" w:rsidR="0014038D" w:rsidRDefault="0014038D">
      <w:pPr>
        <w:rPr>
          <w:b/>
        </w:rPr>
      </w:pPr>
    </w:p>
    <w:p w14:paraId="7EB4BB9C" w14:textId="77777777" w:rsidR="0014038D" w:rsidRDefault="006632A2">
      <w:pPr>
        <w:rPr>
          <w:b/>
        </w:rPr>
      </w:pPr>
      <w:r>
        <w:rPr>
          <w:b/>
        </w:rPr>
        <w:t>Methods:</w:t>
      </w:r>
    </w:p>
    <w:p w14:paraId="768E533E" w14:textId="77777777" w:rsidR="0014038D" w:rsidRDefault="0014038D"/>
    <w:p w14:paraId="4D1C703A" w14:textId="77777777" w:rsidR="0014038D" w:rsidRDefault="006632A2">
      <w:pPr>
        <w:rPr>
          <w:i/>
        </w:rPr>
      </w:pPr>
      <w:r>
        <w:rPr>
          <w:i/>
        </w:rPr>
        <w:t>Study area</w:t>
      </w:r>
    </w:p>
    <w:p w14:paraId="570A40E7" w14:textId="77777777" w:rsidR="0014038D" w:rsidRDefault="0014038D">
      <w:pPr>
        <w:rPr>
          <w:i/>
        </w:rPr>
      </w:pPr>
    </w:p>
    <w:p w14:paraId="3F68C3F8" w14:textId="405683D1" w:rsidR="0014038D" w:rsidRDefault="006632A2">
      <w:r>
        <w:lastRenderedPageBreak/>
        <w:t>Data were collected in southern California, between 34-32</w:t>
      </w:r>
      <w:r>
        <w:rPr>
          <w:color w:val="202124"/>
          <w:highlight w:val="white"/>
        </w:rPr>
        <w:t>° North and 116.25-117.75° West in 2015-2017 (</w:t>
      </w:r>
      <w:r>
        <w:rPr>
          <w:b/>
          <w:color w:val="202124"/>
          <w:highlight w:val="white"/>
        </w:rPr>
        <w:t>Figure 2; S.I.1</w:t>
      </w:r>
      <w:r>
        <w:rPr>
          <w:color w:val="202124"/>
          <w:highlight w:val="white"/>
        </w:rPr>
        <w:t xml:space="preserve">). </w:t>
      </w:r>
      <w:r>
        <w:t xml:space="preserve">Southern California has a </w:t>
      </w:r>
      <w:proofErr w:type="spellStart"/>
      <w:r>
        <w:t>mediterranean</w:t>
      </w:r>
      <w:proofErr w:type="spellEnd"/>
      <w:r>
        <w:t xml:space="preserve"> climate with cool, wet winters and hot, dry summers, with almost all precipitation received between October and May (Luo et al. 2017). Precipitation in the study area is dominated by rainfall, with snow falling at levels insufficient to create a discernible </w:t>
      </w:r>
      <w:proofErr w:type="gramStart"/>
      <w:r>
        <w:t>snow-pack</w:t>
      </w:r>
      <w:proofErr w:type="gramEnd"/>
      <w:r>
        <w:t>. Most streams across this region are non-perennial (</w:t>
      </w:r>
      <w:proofErr w:type="spellStart"/>
      <w:r>
        <w:t>Mazor</w:t>
      </w:r>
      <w:proofErr w:type="spellEnd"/>
      <w:r>
        <w:t xml:space="preserve"> et al. 2014)</w:t>
      </w:r>
      <w:ins w:id="25" w:author="Busch, Michelle H." w:date="2023-07-17T11:39:00Z">
        <w:r w:rsidR="00864BEB">
          <w:t xml:space="preserve"> and</w:t>
        </w:r>
      </w:ins>
      <w:del w:id="26" w:author="Busch, Michelle H." w:date="2023-07-17T11:39:00Z">
        <w:r w:rsidDel="00864BEB">
          <w:delText xml:space="preserve">. </w:delText>
        </w:r>
        <w:bookmarkStart w:id="27" w:name="_Hlk140486367"/>
        <w:r w:rsidDel="00864BEB">
          <w:delText>The majority of the streams used in this study are</w:delText>
        </w:r>
      </w:del>
      <w:r>
        <w:t xml:space="preserve"> classified as reference streams by the State of California (Ode et al. 2016, 2016b); they are located far from urban centers, have little anthropogenic activity within the watersheds, and have mostly natural surrounding land cover</w:t>
      </w:r>
      <w:ins w:id="28" w:author="Busch, Michelle H." w:date="2023-07-17T11:35:00Z">
        <w:r w:rsidR="00864BEB">
          <w:t xml:space="preserve"> (</w:t>
        </w:r>
      </w:ins>
      <w:ins w:id="29" w:author="Busch, Michelle H." w:date="2023-07-17T11:38:00Z">
        <w:r w:rsidR="00864BEB">
          <w:t>largely shrub</w:t>
        </w:r>
      </w:ins>
      <w:ins w:id="30" w:author="Busch, Michelle H." w:date="2023-07-17T11:39:00Z">
        <w:r w:rsidR="00864BEB">
          <w:t xml:space="preserve"> lands</w:t>
        </w:r>
      </w:ins>
      <w:ins w:id="31" w:author="Busch, Michelle H." w:date="2023-07-17T11:35:00Z">
        <w:r w:rsidR="00864BEB">
          <w:t>)</w:t>
        </w:r>
      </w:ins>
      <w:r>
        <w:t>.</w:t>
      </w:r>
      <w:bookmarkEnd w:id="27"/>
    </w:p>
    <w:p w14:paraId="09457372" w14:textId="77777777" w:rsidR="0014038D" w:rsidRDefault="0014038D"/>
    <w:p w14:paraId="486A833A" w14:textId="77777777" w:rsidR="0014038D" w:rsidRDefault="006632A2">
      <w:r>
        <w:t xml:space="preserve">From 2012-2015, California experienced one of the worst droughts in state history (Williams et al. 2015; He et al. 2017). Our study spans from 2015-2017 and is therefore influenced by the legacy effects of this severe drought. The winter of 2015-2016 had lower-than-normal precipitation in southern California, but the following winter (2016-2017) was the second wettest winter on record (Singh et al. 2018). This extreme variability in precipitation is common in this region and is expected to amplify with climate change (Swain et al. 2018). </w:t>
      </w:r>
    </w:p>
    <w:p w14:paraId="3939255B" w14:textId="77777777" w:rsidR="0014038D" w:rsidRDefault="0014038D">
      <w:pPr>
        <w:rPr>
          <w:i/>
        </w:rPr>
      </w:pPr>
    </w:p>
    <w:p w14:paraId="605AF35E" w14:textId="77777777" w:rsidR="0014038D" w:rsidRDefault="006632A2">
      <w:pPr>
        <w:rPr>
          <w:i/>
        </w:rPr>
      </w:pPr>
      <w:r>
        <w:rPr>
          <w:i/>
        </w:rPr>
        <w:t>Study Taxa:</w:t>
      </w:r>
    </w:p>
    <w:p w14:paraId="1C3738CA" w14:textId="77777777" w:rsidR="0014038D" w:rsidRDefault="0014038D">
      <w:pPr>
        <w:rPr>
          <w:i/>
        </w:rPr>
      </w:pPr>
    </w:p>
    <w:p w14:paraId="0D8A567B" w14:textId="77777777" w:rsidR="0014038D" w:rsidRDefault="006632A2">
      <w:r>
        <w:t xml:space="preserve">Data collection followed standard operating procedures for California stream biological assessments, sampling benthic macroinvertebrates, soft-bodied algae, and diatoms (Ode et al., 2016, 2016b). Each group of taxa is ubiquitous in freshwater systems, commonly used for stream assessments (Rosenberg and </w:t>
      </w:r>
      <w:proofErr w:type="spellStart"/>
      <w:r>
        <w:t>Resh</w:t>
      </w:r>
      <w:proofErr w:type="spellEnd"/>
      <w:r>
        <w:t xml:space="preserve"> 1993; Lowe and </w:t>
      </w:r>
      <w:proofErr w:type="spellStart"/>
      <w:r>
        <w:t>LaLiberte</w:t>
      </w:r>
      <w:proofErr w:type="spellEnd"/>
      <w:r>
        <w:t xml:space="preserve"> 2007; </w:t>
      </w:r>
      <w:proofErr w:type="spellStart"/>
      <w:r>
        <w:t>Stancheva</w:t>
      </w:r>
      <w:proofErr w:type="spellEnd"/>
      <w:r>
        <w:t xml:space="preserve"> and Sheath 2016; Fierro et al. 2017), and vital for stream ecosystem processes. In addition, benthic macroinvertebrate indices have been adopted for use as </w:t>
      </w:r>
      <w:proofErr w:type="spellStart"/>
      <w:r>
        <w:t>biocriteria</w:t>
      </w:r>
      <w:proofErr w:type="spellEnd"/>
      <w:r>
        <w:t xml:space="preserve"> in southern California (</w:t>
      </w:r>
      <w:proofErr w:type="spellStart"/>
      <w:r>
        <w:t>Loflen</w:t>
      </w:r>
      <w:proofErr w:type="spellEnd"/>
      <w:r>
        <w:t xml:space="preserve"> et al. 2020) and are used statewide for determining water body impairment under the United States Clean Water Act (State of California 2022).</w:t>
      </w:r>
    </w:p>
    <w:p w14:paraId="0F246FE6" w14:textId="77777777" w:rsidR="0014038D" w:rsidRDefault="0014038D"/>
    <w:p w14:paraId="03E57B69" w14:textId="77777777" w:rsidR="0014038D" w:rsidRDefault="006632A2">
      <w:r>
        <w:t xml:space="preserve">As primary producers, soft-bodied </w:t>
      </w:r>
      <w:proofErr w:type="gramStart"/>
      <w:r>
        <w:t>algae</w:t>
      </w:r>
      <w:proofErr w:type="gramEnd"/>
      <w:r>
        <w:t xml:space="preserve"> and diatoms interface physicochemical and biotic components of aquatic food webs (Stevenson et al. 1996), although they serve different roles in stream ecosystems. Soft-bodied algal species tend to be larger than diatoms, creating relatively large, physical structures in the stream that provide habitat for many organisms (Dodds 1991). While soft-bodied algae are a potential food source for grazers, they are often less preferred than diatoms, which tend to be the preferred food source as they are small, easily digestible, non-motile, and rich in proteins and oils (Robson et al. 2008; Power et al. 2013). </w:t>
      </w:r>
    </w:p>
    <w:p w14:paraId="15BC2F1B" w14:textId="77777777" w:rsidR="0014038D" w:rsidRDefault="0014038D"/>
    <w:p w14:paraId="6F67EEFB" w14:textId="77777777" w:rsidR="0014038D" w:rsidRDefault="006632A2">
      <w:r>
        <w:t xml:space="preserve">Benthic macroinvertebrates link basal resources and primary producers to higher trophic levels such as fish (Hauer and </w:t>
      </w:r>
      <w:proofErr w:type="spellStart"/>
      <w:r>
        <w:t>Resh</w:t>
      </w:r>
      <w:proofErr w:type="spellEnd"/>
      <w:r>
        <w:t xml:space="preserve"> 2007) and provide important functions in streams such as nutrient cycling and transfer and detrital decomposition (</w:t>
      </w:r>
      <w:proofErr w:type="spellStart"/>
      <w:r>
        <w:t>Covich</w:t>
      </w:r>
      <w:proofErr w:type="spellEnd"/>
      <w:r>
        <w:t xml:space="preserve"> et al. 1999). </w:t>
      </w:r>
    </w:p>
    <w:p w14:paraId="0147FAAA" w14:textId="77777777" w:rsidR="0014038D" w:rsidRDefault="0014038D"/>
    <w:p w14:paraId="4167F964" w14:textId="77777777" w:rsidR="0014038D" w:rsidRDefault="006632A2">
      <w:pPr>
        <w:rPr>
          <w:i/>
        </w:rPr>
      </w:pPr>
      <w:r>
        <w:rPr>
          <w:i/>
        </w:rPr>
        <w:t>Data Collection:</w:t>
      </w:r>
    </w:p>
    <w:p w14:paraId="4CD73C8F" w14:textId="77777777" w:rsidR="0014038D" w:rsidRDefault="0014038D"/>
    <w:p w14:paraId="783B06F9" w14:textId="77777777" w:rsidR="0014038D" w:rsidRDefault="006632A2">
      <w:r>
        <w:lastRenderedPageBreak/>
        <w:t xml:space="preserve">Several California agencies (including the California Environmental Protection Agency: San Diego Regional Water Quality Control Board and the California Department of Fish of Wildlife) collected hydrologic and biological data as part of long-term reference stream monitoring programs. Onset HOBO® U20 pressure transducer loggers were installed in streams during the dry fall season to record average reach-scale flow conditions (avoiding pools and riffles) and recorded water stage level and temperature at 6-hour intervals for 2-5 years. Additional loggers were deployed above the banks to measure air pressure and enable stage level calculation using Onset HOBO® software. Sites were visited annually to measure stream flow and stage level to validate readings and to download data. In addition, conductivity loggers were deployed at a subset of sites to assess the wet and dry accuracy of loggers on zero flow days. </w:t>
      </w:r>
    </w:p>
    <w:p w14:paraId="0B87742C" w14:textId="77777777" w:rsidR="0014038D" w:rsidRDefault="0014038D"/>
    <w:p w14:paraId="66807D3F" w14:textId="6BC5BC37" w:rsidR="0014038D" w:rsidRDefault="00864BEB">
      <w:ins w:id="32" w:author="Busch, Michelle H." w:date="2023-07-17T11:41:00Z">
        <w:r>
          <w:t>At</w:t>
        </w:r>
      </w:ins>
      <w:del w:id="33" w:author="Busch, Michelle H." w:date="2023-07-17T11:41:00Z">
        <w:r w:rsidR="006632A2" w:rsidDel="00864BEB">
          <w:delText>On</w:delText>
        </w:r>
      </w:del>
      <w:r w:rsidR="006632A2">
        <w:t xml:space="preserve"> each site visit, researchers measured physical and habitat variables, including wetted width, percent canopy cover, temperature, specific conductivity, pH, alkalinity (as CaCO</w:t>
      </w:r>
      <w:r w:rsidR="006632A2">
        <w:rPr>
          <w:vertAlign w:val="subscript"/>
        </w:rPr>
        <w:t>3</w:t>
      </w:r>
      <w:r w:rsidR="006632A2">
        <w:t xml:space="preserve">), and the proportion of the reach that was riffle, pool, or run (as described in Ode et al. 2016, 2016b). </w:t>
      </w:r>
    </w:p>
    <w:p w14:paraId="6A51BBBE" w14:textId="77777777" w:rsidR="0014038D" w:rsidRDefault="0014038D"/>
    <w:p w14:paraId="5C9C4A67" w14:textId="77777777" w:rsidR="0014038D" w:rsidRDefault="006632A2">
      <w:r>
        <w:t>Benthic macroinvertebrates, soft-bodied (non-diatom) algae, and diatoms were collected between March and May, typically at least 4-6 weeks after the most recent wetting event, following standardized procedures</w:t>
      </w:r>
      <w:del w:id="34" w:author="Busch, Michelle H." w:date="2023-07-17T11:49:00Z">
        <w:r w:rsidDel="009E2AF1">
          <w:delText xml:space="preserve"> </w:delText>
        </w:r>
      </w:del>
      <w:r>
        <w:t xml:space="preserve"> </w:t>
      </w:r>
      <w:hyperlink r:id="rId12">
        <w:r>
          <w:t>(Ode et al. 2016, 2016b)</w:t>
        </w:r>
      </w:hyperlink>
      <w:r>
        <w:t>. For macroinvertebrate samples, each 150-m stream reach was divided into 11 transects. At each transect, a D-frame kick net was used to sample 0.09 m</w:t>
      </w:r>
      <w:r>
        <w:rPr>
          <w:vertAlign w:val="superscript"/>
        </w:rPr>
        <w:t>2</w:t>
      </w:r>
      <w:r>
        <w:t xml:space="preserve"> of stream bed by kicking and scrubbing substrate to dislodge benthic macroinvertebrates from representative habitat types (riffles, pools, runs). Researchers sampled points at 25%, 50%, and 75% of the channel width in each transect and combined all 11 samples (1.1 m</w:t>
      </w:r>
      <w:r>
        <w:rPr>
          <w:vertAlign w:val="superscript"/>
        </w:rPr>
        <w:t>2</w:t>
      </w:r>
      <w:r>
        <w:t xml:space="preserve"> total) into a single composite sample preserved in ethanol. The State of California’s Aquatic Bioassessment Laboratory processed and identified benthic macroinvertebrate samples to the highest taxonomic resolution feasible: species for most insects, sub-family for Chironomidae, genera for mites and snails, and class for oligochaetes, flatworms, and nematodes (Richards and Rogers 2011). Ten percent of samples were subjected to secondary review by an independent taxonomist following the quality assurance plan of California’s Surface Water Ambient Monitoring Program (Rehn and </w:t>
      </w:r>
      <w:proofErr w:type="spellStart"/>
      <w:r>
        <w:t>Slusark</w:t>
      </w:r>
      <w:proofErr w:type="spellEnd"/>
      <w:r>
        <w:t xml:space="preserve"> 2015).</w:t>
      </w:r>
    </w:p>
    <w:p w14:paraId="72DF3E36" w14:textId="77777777" w:rsidR="0014038D" w:rsidRDefault="0014038D"/>
    <w:p w14:paraId="796293ED" w14:textId="77777777" w:rsidR="0014038D" w:rsidRDefault="006632A2">
      <w:r>
        <w:t xml:space="preserve">Field crews collected benthic diatoms and soft-bodied algae quantitatively along the same 11 transects following standard operating procedures (Ode et al. 2016, 2016b). Benthic soft-bodied algae and diatoms were sampled along transects of standard area from available substrates (e.g., cobble, silt/sand, gravel, bedrock, wood). Field crews removed soft-bodied algae and diatoms by manual brushing or scraping and rinsing into a jar. Diatom samples were fixed using formalin and soft-bodied algae samples were fixed with glutaraldehyde. Algal samples were processed following </w:t>
      </w:r>
      <w:proofErr w:type="spellStart"/>
      <w:r>
        <w:t>Stancheva</w:t>
      </w:r>
      <w:proofErr w:type="spellEnd"/>
      <w:r>
        <w:t xml:space="preserve"> et al. (2015). At least 600 diatom valves from each sample were identified and counted on permanent slides prepared from cleaned material. Researchers calculated biovolumes for the soft-bodied macroalgae and microalgae samples. Due to fundamental differences in morphology, development, and functional roles, we analyzed soft-bodied algae separately from diatoms, and refer to the assemblages as either soft-bodied algae or diatoms. We calculated relative abundances for the quantitative samples of soft-bodied algae (macroalgae and microalgae samples combined) and diatoms. </w:t>
      </w:r>
    </w:p>
    <w:p w14:paraId="55D1E41B" w14:textId="77777777" w:rsidR="0014038D" w:rsidRDefault="0014038D"/>
    <w:p w14:paraId="7028C722" w14:textId="77777777" w:rsidR="0014038D" w:rsidRDefault="006632A2">
      <w:r>
        <w:t>In addition to quantitative samples, field crews collected qualitative soft-bodied algal samples by hand-picking or scraping soft-bodied algae that were visible within the 150-m reach. These additional samples were taken to ensure full algal assemblages were captured at each site, including those that do not attach to rocks (i.e., epiphytes that grow on in stream vegetation). These qualitative soft-bodied algae samples were identified and included in calculations of taxonomic richness, but not of abundance-based diversity metrics.</w:t>
      </w:r>
    </w:p>
    <w:p w14:paraId="676C4FB2" w14:textId="77777777" w:rsidR="0014038D" w:rsidRDefault="0014038D"/>
    <w:p w14:paraId="413A52AE" w14:textId="77777777" w:rsidR="0014038D" w:rsidRDefault="006632A2">
      <w:r>
        <w:t xml:space="preserve">We resolved the final species list taxonomically for all three assemblages to ensure we did not count species more than once (e.g., in the family </w:t>
      </w:r>
      <w:proofErr w:type="spellStart"/>
      <w:r>
        <w:t>Baetidae</w:t>
      </w:r>
      <w:proofErr w:type="spellEnd"/>
      <w:r>
        <w:t xml:space="preserve">, researchers identified most organisms to Genus, thus we excluded those identified to Family; </w:t>
      </w:r>
      <w:proofErr w:type="spellStart"/>
      <w:r>
        <w:t>Cuffney</w:t>
      </w:r>
      <w:proofErr w:type="spellEnd"/>
      <w:r>
        <w:t xml:space="preserve"> et al. 2007).</w:t>
      </w:r>
    </w:p>
    <w:p w14:paraId="7582B014" w14:textId="77777777" w:rsidR="0014038D" w:rsidRDefault="0014038D"/>
    <w:p w14:paraId="31A9EB6C" w14:textId="77777777" w:rsidR="0014038D" w:rsidRDefault="006632A2">
      <w:pPr>
        <w:rPr>
          <w:i/>
        </w:rPr>
      </w:pPr>
      <w:r>
        <w:rPr>
          <w:i/>
        </w:rPr>
        <w:t>Data Selection:</w:t>
      </w:r>
    </w:p>
    <w:p w14:paraId="5EB96753" w14:textId="77777777" w:rsidR="0014038D" w:rsidRDefault="0014038D"/>
    <w:p w14:paraId="09BDB3DF" w14:textId="77777777" w:rsidR="0014038D" w:rsidRDefault="006632A2">
      <w:r>
        <w:t>We selected sites with macroinvertebrate, soft-bodied algae, and diatom samples that overlapped with the stage logger data (</w:t>
      </w:r>
      <w:proofErr w:type="spellStart"/>
      <w:r>
        <w:t>Loflen</w:t>
      </w:r>
      <w:proofErr w:type="spellEnd"/>
      <w:r>
        <w:t xml:space="preserve"> et al., </w:t>
      </w:r>
      <w:r>
        <w:rPr>
          <w:i/>
        </w:rPr>
        <w:t>in prep.</w:t>
      </w:r>
      <w:r>
        <w:t>) and included at least one dry and subsequent wet event. In total, we analyzed 27 biological samples across 20 sites between 2015 and 2017 (</w:t>
      </w:r>
      <w:r>
        <w:rPr>
          <w:b/>
        </w:rPr>
        <w:t>Figure 2</w:t>
      </w:r>
      <w:r>
        <w:t xml:space="preserve">). </w:t>
      </w:r>
    </w:p>
    <w:p w14:paraId="4DAA27E2" w14:textId="77777777" w:rsidR="0014038D" w:rsidRDefault="0014038D"/>
    <w:p w14:paraId="13C8F9F2" w14:textId="77777777" w:rsidR="0014038D" w:rsidRDefault="006632A2">
      <w:r>
        <w:rPr>
          <w:i/>
        </w:rPr>
        <w:t>Hydrologic Metrics</w:t>
      </w:r>
    </w:p>
    <w:p w14:paraId="20298186" w14:textId="77777777" w:rsidR="0014038D" w:rsidRDefault="006632A2">
      <w:pPr>
        <w:spacing w:before="240" w:after="240"/>
      </w:pPr>
      <w:r>
        <w:t xml:space="preserve">We created hydrographs for each site from the stage logger data (e.g., </w:t>
      </w:r>
      <w:r>
        <w:rPr>
          <w:b/>
        </w:rPr>
        <w:t>Figure 1</w:t>
      </w:r>
      <w:r>
        <w:t>). To isolate paired drying and wetting events, we set a start and end date for each drying and subsequent wetting event using the interactive ‘</w:t>
      </w:r>
      <w:proofErr w:type="spellStart"/>
      <w:r>
        <w:t>dygraphs</w:t>
      </w:r>
      <w:proofErr w:type="spellEnd"/>
      <w:r>
        <w:t>’ package (</w:t>
      </w:r>
      <w:proofErr w:type="spellStart"/>
      <w:r>
        <w:t>Vanderkam</w:t>
      </w:r>
      <w:proofErr w:type="spellEnd"/>
      <w:r>
        <w:t xml:space="preserve"> et al. 2018). We visually defined the start date at the beginning of the preceding wet event, or as close to the start of the preceding event as the data allowed. Then we manually defined the end date as the date when the wet period containing the biological sample date had dried, or the last date of data collection. This produced hydrographs for each site that contained two </w:t>
      </w:r>
      <w:proofErr w:type="gramStart"/>
      <w:r>
        <w:t>wet</w:t>
      </w:r>
      <w:proofErr w:type="gramEnd"/>
      <w:del w:id="35" w:author="Busch, Michelle H." w:date="2023-07-17T11:51:00Z">
        <w:r w:rsidDel="009E2AF1">
          <w:delText>ting</w:delText>
        </w:r>
      </w:del>
      <w:r>
        <w:t xml:space="preserve"> events and the dry period between them (</w:t>
      </w:r>
      <w:r>
        <w:rPr>
          <w:b/>
        </w:rPr>
        <w:t>Figure 1</w:t>
      </w:r>
      <w:r>
        <w:t>).</w:t>
      </w:r>
    </w:p>
    <w:p w14:paraId="735AA587" w14:textId="77777777" w:rsidR="0014038D" w:rsidRDefault="006632A2">
      <w:pPr>
        <w:spacing w:before="240" w:after="240"/>
      </w:pPr>
      <w:r>
        <w:t xml:space="preserve">We calculated hydrologic metrics from these hydrographs as described in </w:t>
      </w:r>
      <w:r>
        <w:rPr>
          <w:b/>
        </w:rPr>
        <w:t>Table 1</w:t>
      </w:r>
      <w:r>
        <w:t xml:space="preserve">. To calculate the metrics for each drying and subsequent wetting event, we filtered the logger data for each event to the records between the start and end dates and averaged the six-hourly stage data into daily values to reduce the noise in the data. We defined a stream as “dry” for days when the average daily water level equaled zero for at least 10 consecutive days. Dry periods were delineated as the number of dry days before the water level exceeded zero.  </w:t>
      </w:r>
    </w:p>
    <w:p w14:paraId="778D208E" w14:textId="77777777" w:rsidR="0014038D" w:rsidRDefault="006632A2">
      <w:pPr>
        <w:spacing w:before="240" w:after="240"/>
      </w:pPr>
      <w:r>
        <w:t xml:space="preserve">We created a hydrograph using daily water levels for each event to correct for any “false starts”. In streams in this region, it is common for short, often violent precipitation events to cause pulse wetting events that persist for hours to a few days. For the majority of events included in this data, the duration of false stars </w:t>
      </w:r>
      <w:proofErr w:type="gramStart"/>
      <w:r>
        <w:t>were</w:t>
      </w:r>
      <w:proofErr w:type="gramEnd"/>
      <w:r>
        <w:t xml:space="preserve"> brief (1-3 days). However, one event included a longer “false start”, which we manually corrected for (</w:t>
      </w:r>
      <w:r>
        <w:rPr>
          <w:b/>
        </w:rPr>
        <w:t>S.I.2</w:t>
      </w:r>
      <w:r>
        <w:t xml:space="preserve">). While we acknowledge that wet periods longer than 3 days may not indicate flashiness, we defined these as “false starts” to best capture the wetting stage that contained the biological sample date. In addition, this </w:t>
      </w:r>
      <w:proofErr w:type="gramStart"/>
      <w:r>
        <w:t>time period</w:t>
      </w:r>
      <w:proofErr w:type="gramEnd"/>
      <w:r>
        <w:t xml:space="preserve"> </w:t>
      </w:r>
      <w:r>
        <w:lastRenderedPageBreak/>
        <w:t xml:space="preserve">is less than most macroinvertebrates need to recolonize upon wetting, although recolonization varies between taxa (e.g., </w:t>
      </w:r>
      <w:proofErr w:type="spellStart"/>
      <w:r>
        <w:t>Otermin</w:t>
      </w:r>
      <w:proofErr w:type="spellEnd"/>
      <w:r>
        <w:t xml:space="preserve"> et al., 2002). </w:t>
      </w:r>
    </w:p>
    <w:p w14:paraId="7C26D2CE" w14:textId="77777777" w:rsidR="0014038D" w:rsidRDefault="006632A2">
      <w:pPr>
        <w:spacing w:before="240" w:after="240"/>
        <w:rPr>
          <w:b/>
        </w:rPr>
      </w:pPr>
      <w:r>
        <w:t>We used Pearson correlations to assess multicollinearity using the “performance” R package (</w:t>
      </w:r>
      <w:proofErr w:type="spellStart"/>
      <w:r>
        <w:t>Lüdecke</w:t>
      </w:r>
      <w:proofErr w:type="spellEnd"/>
      <w:r>
        <w:t xml:space="preserve"> et al. 2022) to identify which hydrologic metrics to use in subsequent analyses. We removed redundant variables with an absolute correlation coefficient of &gt;0.70, retaining variables that were most relevant to our hypotheses (Hammond et al. 2021; Zipper et al. 2021; Price et al. 2021</w:t>
      </w:r>
      <w:r>
        <w:rPr>
          <w:b/>
        </w:rPr>
        <w:t>; S.I.3</w:t>
      </w:r>
      <w:r>
        <w:t>). This procedure produced a reduced set of ten hydrologic predictors (</w:t>
      </w:r>
      <w:r>
        <w:rPr>
          <w:b/>
        </w:rPr>
        <w:t>Table 1</w:t>
      </w:r>
      <w:r>
        <w:t>).</w:t>
      </w:r>
    </w:p>
    <w:p w14:paraId="7D8D2D47" w14:textId="77777777" w:rsidR="0014038D" w:rsidRDefault="006632A2">
      <w:pPr>
        <w:spacing w:before="240" w:after="240"/>
      </w:pPr>
      <w:r>
        <w:rPr>
          <w:i/>
        </w:rPr>
        <w:t>Modeling Predictors:</w:t>
      </w:r>
    </w:p>
    <w:p w14:paraId="2C0EF581" w14:textId="77777777" w:rsidR="0014038D" w:rsidRDefault="006632A2">
      <w:pPr>
        <w:rPr>
          <w:i/>
        </w:rPr>
      </w:pPr>
      <w:r>
        <w:t>We also included environmental variables measured during biological sampling that are known to influence stream community composition: alkalinity (as CaCO</w:t>
      </w:r>
      <w:r>
        <w:rPr>
          <w:vertAlign w:val="subscript"/>
        </w:rPr>
        <w:t>3</w:t>
      </w:r>
      <w:r>
        <w:t>), pH, specific conductance, temperature, canopy cover, water depth, wetted width, and the proportion of riffle, pool, and run habitat for each stream reach (</w:t>
      </w:r>
      <w:r>
        <w:rPr>
          <w:b/>
        </w:rPr>
        <w:t>Table 2</w:t>
      </w:r>
      <w:r>
        <w:t xml:space="preserve">). As above, we removed multicollinear environmental variables with an absolute Pearson correlation coefficient &gt; 0.70. The final models included all environmental variables except for station water depth, which was correlated with the proportion of pool (r = 0.79). We chose to remove station water depth as it represents the habitat available, </w:t>
      </w:r>
      <w:proofErr w:type="gramStart"/>
      <w:r>
        <w:t>similar to</w:t>
      </w:r>
      <w:proofErr w:type="gramEnd"/>
      <w:r>
        <w:t xml:space="preserve"> wetted width (r = 0.67) and peak depth (r = 0.65). </w:t>
      </w:r>
    </w:p>
    <w:p w14:paraId="54ED2151" w14:textId="77777777" w:rsidR="0014038D" w:rsidRDefault="0014038D"/>
    <w:p w14:paraId="2823F6E5" w14:textId="77777777" w:rsidR="0014038D" w:rsidRDefault="006632A2">
      <w:pPr>
        <w:rPr>
          <w:i/>
        </w:rPr>
      </w:pPr>
      <w:r>
        <w:rPr>
          <w:i/>
        </w:rPr>
        <w:t>Data Analysis:</w:t>
      </w:r>
    </w:p>
    <w:p w14:paraId="06C37A33" w14:textId="77777777" w:rsidR="0014038D" w:rsidRDefault="0014038D"/>
    <w:p w14:paraId="1433A330" w14:textId="77777777" w:rsidR="0014038D" w:rsidRDefault="006632A2">
      <w:r>
        <w:t>We analyzed macroinvertebrates, soft-bodied algae, and diatom assemblages to understand how they are influenced by drying and wetting regimes. We calculated taxonomic richness, relative abundances, and Hill-Shannon values for all taxa. We calculated richness and the Hill-Shannon index using the R packages “vegan” (Oksanen et al. 2011) and “</w:t>
      </w:r>
      <w:proofErr w:type="spellStart"/>
      <w:r>
        <w:t>hillR</w:t>
      </w:r>
      <w:proofErr w:type="spellEnd"/>
      <w:r>
        <w:t xml:space="preserve">” (Li 2021) respectively. We chose Hill-Shannon as a measure of alpha diversity because Hill numbers change in proportion with species gain and loss and Hill-Shannon diversity is more sensitive to both common and rare species in comparison with other Hill numbers (Roswell et al. 2021; Aspin and House 2022). </w:t>
      </w:r>
    </w:p>
    <w:p w14:paraId="1C0825CE" w14:textId="77777777" w:rsidR="0014038D" w:rsidRDefault="0014038D"/>
    <w:p w14:paraId="7F9F209B" w14:textId="77777777" w:rsidR="0014038D" w:rsidRDefault="006632A2">
      <w:r>
        <w:t xml:space="preserve">Six out of the 20 sites had more than one sample between 2015-2017, resulting in 14 out of 27 samples with a temporal component. In other climate zones, the </w:t>
      </w:r>
      <w:proofErr w:type="spellStart"/>
      <w:r>
        <w:t>pseudoreplication</w:t>
      </w:r>
      <w:proofErr w:type="spellEnd"/>
      <w:r>
        <w:t xml:space="preserve"> of multiple sampling events per location may prohibit the inclusion of these sites. However, the temporal and spatial stream fragmentation and extreme environmental filtering in this region means that aquatic communities are often more correlated spatially across streams than temporally within the same stream (</w:t>
      </w:r>
      <w:proofErr w:type="spellStart"/>
      <w:r>
        <w:t>Bogan</w:t>
      </w:r>
      <w:proofErr w:type="spellEnd"/>
      <w:r>
        <w:t xml:space="preserve"> et al. 2013). To test for sample independence and to quantify the effects of year on the assemblage data, we ran mixed effect models (“lme4” package; Bates et al. 2022) with all the predictor variables, including year as a fixed effect and site as a random effect on the 14 repeated samples. Year significantly predicted algal Hill-Shannon diversity but had no significant influence on other assemblages or richness (</w:t>
      </w:r>
      <w:r>
        <w:rPr>
          <w:b/>
        </w:rPr>
        <w:t>S.I.4</w:t>
      </w:r>
      <w:r>
        <w:t xml:space="preserve">). Therefore, we included all 27 samples in further analyses and did not include year in models of richness or diversity. We </w:t>
      </w:r>
      <w:r>
        <w:lastRenderedPageBreak/>
        <w:t xml:space="preserve">also ran linear models for each hydrologic metric and environmental variable with year as the predictor to investigate potential effects of the 2012-2015 drought on the environment. </w:t>
      </w:r>
    </w:p>
    <w:p w14:paraId="16B2D32C" w14:textId="77777777" w:rsidR="0014038D" w:rsidRDefault="0014038D"/>
    <w:p w14:paraId="655BF202" w14:textId="77777777" w:rsidR="0014038D" w:rsidRDefault="006632A2">
      <w:r>
        <w:t>We examined associations between hydrologic metrics and assemblage structure using multivariate ordinations. For each assemblage, a non-metric multidimensional scaling (NMDS) ordination was created with a Bray-Curtis distance matrix of log-transformed relative abundance using “vegan” (Oksanen et al. 2011). Due to the low stress for each NMDS (all &lt; 0.20), we retained all species in our analysis (McCune et al. 2002). The algal ordination excluded the qualitative samples without relative abundances. While we were mainly interested in the impacts of the hydrologic metrics, we also assessed how other environmental variables were associated with each assemblage. We used the ‘</w:t>
      </w:r>
      <w:proofErr w:type="spellStart"/>
      <w:r>
        <w:t>envfit</w:t>
      </w:r>
      <w:proofErr w:type="spellEnd"/>
      <w:r>
        <w:t>’ function in the “vegan” package to fit linear correlations of environmental variables and hydrologic metrics (p &lt; 0.015) to the NMDS ordinations with 999 permutations (Oksanen et al. 2011). We chose this alpha value to highlight only the variables with the strongest relationships to assemblage composition. We rotated all NMDS ordinations to align NMDS axis 1 with the hydrologic metric Wet Duration (time between the Rewet Date and Sample Date) to facilitate comparison across assemblages, because Wet Duration had the largest R</w:t>
      </w:r>
      <w:r>
        <w:rPr>
          <w:vertAlign w:val="superscript"/>
        </w:rPr>
        <w:t>2</w:t>
      </w:r>
      <w:r>
        <w:t xml:space="preserve"> for 2 of the 3 ordinations. Finally, we tested the effects of the sampling year with multi-response permutation procedures (MRPP) with “vegan” (Oksanen et al. 2011).</w:t>
      </w:r>
    </w:p>
    <w:p w14:paraId="13602B51" w14:textId="77777777" w:rsidR="0014038D" w:rsidRDefault="0014038D"/>
    <w:p w14:paraId="6B6A8E2D" w14:textId="5166FD5C" w:rsidR="0014038D" w:rsidRDefault="006632A2">
      <w:r>
        <w:t>To characterize the effects of the hydrologic metrics on alpha diversity (richness and Hill-Shannon), we ran general linear models. For each assemblage and diversity metric, we ran a global model that included all ten hydrologic metrics and the year the sample was taken as predictors and the diversity metric as the response. We also ran univariate models for each individual hydrologic metric and compared these with a null model without any hydrologic metrics (predictor = 1). Due to the relatively small number of sites relative to predictors, we did not include the environmental variables or a random effect to account for site identity. We justif</w:t>
      </w:r>
      <w:ins w:id="36" w:author="Busch, Michelle H." w:date="2023-07-10T16:42:00Z">
        <w:r w:rsidR="00E17209">
          <w:t>ied</w:t>
        </w:r>
      </w:ins>
      <w:del w:id="37" w:author="Busch, Michelle H." w:date="2023-07-10T16:42:00Z">
        <w:r w:rsidDel="00E17209">
          <w:delText>y</w:delText>
        </w:r>
      </w:del>
      <w:r>
        <w:t xml:space="preserve"> this decision as site id</w:t>
      </w:r>
      <w:ins w:id="38" w:author="Busch, Michelle H." w:date="2023-07-10T16:43:00Z">
        <w:r w:rsidR="00E17209">
          <w:t>entification</w:t>
        </w:r>
      </w:ins>
      <w:r>
        <w:t xml:space="preserve"> had a negligible effect on our results when included as a random effect in our repeated sampling models, suggesting some level of sample independence (</w:t>
      </w:r>
      <w:r>
        <w:rPr>
          <w:b/>
        </w:rPr>
        <w:t>S.I.4</w:t>
      </w:r>
      <w:r>
        <w:t>). We compared models using Akaike Information Criteria (AIC) values corrected for small sample sizes (</w:t>
      </w:r>
      <w:proofErr w:type="spellStart"/>
      <w:r>
        <w:t>AICc</w:t>
      </w:r>
      <w:proofErr w:type="spellEnd"/>
      <w:r>
        <w:t>; Warren and Seifert 2011; Galante et al. 2018), calculated by the “</w:t>
      </w:r>
      <w:proofErr w:type="spellStart"/>
      <w:r>
        <w:t>MuMIn</w:t>
      </w:r>
      <w:proofErr w:type="spellEnd"/>
      <w:r>
        <w:t>'' R package (</w:t>
      </w:r>
      <w:proofErr w:type="spellStart"/>
      <w:r>
        <w:t>Bartoń</w:t>
      </w:r>
      <w:proofErr w:type="spellEnd"/>
      <w:r>
        <w:t xml:space="preserve"> 2022). To determine if models differed from the baseline null models, we set an absolute </w:t>
      </w:r>
      <w:proofErr w:type="spellStart"/>
      <w:r>
        <w:t>AICc</w:t>
      </w:r>
      <w:proofErr w:type="spellEnd"/>
      <w:r>
        <w:t xml:space="preserve"> difference of 3 (Lu et al. 2016). Models of algal richness included qualitative and quantitative samples, while models of algal Hill-Shannon only included quantitative samples. We used R for all analyses (R Core Team 2022). </w:t>
      </w:r>
    </w:p>
    <w:p w14:paraId="71DD46AF" w14:textId="77777777" w:rsidR="0014038D" w:rsidRDefault="0014038D">
      <w:pPr>
        <w:rPr>
          <w:b/>
        </w:rPr>
      </w:pPr>
    </w:p>
    <w:p w14:paraId="50EDAEF8" w14:textId="77777777" w:rsidR="0014038D" w:rsidRDefault="006632A2">
      <w:r>
        <w:rPr>
          <w:b/>
        </w:rPr>
        <w:t>Results:</w:t>
      </w:r>
    </w:p>
    <w:p w14:paraId="495E42A0" w14:textId="77777777" w:rsidR="0014038D" w:rsidRDefault="0014038D"/>
    <w:p w14:paraId="402EC87F" w14:textId="77777777" w:rsidR="0014038D" w:rsidRDefault="006632A2">
      <w:pPr>
        <w:rPr>
          <w:i/>
        </w:rPr>
      </w:pPr>
      <w:r>
        <w:rPr>
          <w:i/>
        </w:rPr>
        <w:t>Hydrologic metrics and environmental variables</w:t>
      </w:r>
    </w:p>
    <w:p w14:paraId="5DCE77D7" w14:textId="77777777" w:rsidR="0014038D" w:rsidRDefault="0014038D"/>
    <w:p w14:paraId="54D86CCA" w14:textId="35670810" w:rsidR="0014038D" w:rsidRDefault="006632A2">
      <w:r>
        <w:t>As expected for streams in arid regions, hydrologic metrics were highly variable across the three years and 27 hydrologic events (</w:t>
      </w:r>
      <w:r>
        <w:rPr>
          <w:b/>
        </w:rPr>
        <w:t>Table 2A</w:t>
      </w:r>
      <w:r>
        <w:t xml:space="preserve">). </w:t>
      </w:r>
      <w:del w:id="39" w:author="Busch, Michelle H." w:date="2023-07-17T12:06:00Z">
        <w:r w:rsidDel="00135E7D">
          <w:delText xml:space="preserve">Peak depths occurred on average four weeks before the sample date, resulting in a negative Peak-to-Sample slope except for one event, in </w:delText>
        </w:r>
        <w:r w:rsidDel="00135E7D">
          <w:lastRenderedPageBreak/>
          <w:delText xml:space="preserve">which the peak depth occurred after the sample date. </w:delText>
        </w:r>
      </w:del>
      <w:r>
        <w:t xml:space="preserve">On average, Dry Date occurred in late March, First Wet Date in late June, and Peak Date in mid-February. Of the variables measuring rates of change over time, Rewet Slope was the steepest (mean = 0.023 </w:t>
      </w:r>
      <w:r>
        <w:rPr>
          <w:rFonts w:ascii="Arial Unicode MS" w:eastAsia="Arial Unicode MS" w:hAnsi="Arial Unicode MS" w:cs="Arial Unicode MS"/>
        </w:rPr>
        <w:t>∓ 0.059 m/day</w:t>
      </w:r>
      <w:r>
        <w:t>).</w:t>
      </w:r>
    </w:p>
    <w:p w14:paraId="0DD25AA0" w14:textId="77777777" w:rsidR="0014038D" w:rsidRDefault="0014038D"/>
    <w:p w14:paraId="59EB6C6A" w14:textId="77777777" w:rsidR="0014038D" w:rsidRDefault="006632A2">
      <w:r>
        <w:t>Study sites had similar pH values (mean = 8.1</w:t>
      </w:r>
      <w:r>
        <w:rPr>
          <w:rFonts w:ascii="Arial Unicode MS" w:eastAsia="Arial Unicode MS" w:hAnsi="Arial Unicode MS" w:cs="Arial Unicode MS"/>
        </w:rPr>
        <w:t xml:space="preserve"> ∓ 0.6) and wetted widths &lt; 4.5 m (mean = </w:t>
      </w:r>
      <w:proofErr w:type="gramStart"/>
      <w:r>
        <w:rPr>
          <w:rFonts w:ascii="Arial Unicode MS" w:eastAsia="Arial Unicode MS" w:hAnsi="Arial Unicode MS" w:cs="Arial Unicode MS"/>
        </w:rPr>
        <w:t>1.6  ∓</w:t>
      </w:r>
      <w:proofErr w:type="gramEnd"/>
      <w:r>
        <w:rPr>
          <w:rFonts w:ascii="Arial Unicode MS" w:eastAsia="Arial Unicode MS" w:hAnsi="Arial Unicode MS" w:cs="Arial Unicode MS"/>
        </w:rPr>
        <w:t xml:space="preserve"> 0.9m), although a</w:t>
      </w:r>
      <w:r>
        <w:t>lkalinity (median = 120.0, range = 312.0) and specific conductivity (median = 506.0 µS/cm, range = 1765.4 µS/cm) varied greatly (</w:t>
      </w:r>
      <w:r>
        <w:rPr>
          <w:b/>
        </w:rPr>
        <w:t>Table 2B</w:t>
      </w:r>
      <w:r>
        <w:t>). Generally, these streams exhibited low nutrient concentrations, with total nitrogen concentrations &lt; 1 mg/L and total phosphorous concentrations &lt; 0.1 mg/L, which is typical for undisturbed streams in coastal southern California (</w:t>
      </w:r>
      <w:proofErr w:type="spellStart"/>
      <w:r>
        <w:t>Mazor</w:t>
      </w:r>
      <w:proofErr w:type="spellEnd"/>
      <w:r>
        <w:t xml:space="preserve"> et al. 2022). </w:t>
      </w:r>
    </w:p>
    <w:p w14:paraId="341B5533" w14:textId="77777777" w:rsidR="0014038D" w:rsidRDefault="0014038D"/>
    <w:p w14:paraId="17A065E3" w14:textId="77777777" w:rsidR="0014038D" w:rsidRDefault="006632A2">
      <w:pPr>
        <w:rPr>
          <w:i/>
        </w:rPr>
      </w:pPr>
      <w:r>
        <w:t>The models including year as a predictor indicate that the effects of year were observed in two hydrologic metrics (Peak Depth: p &lt; 0.01, adjusted R</w:t>
      </w:r>
      <w:r>
        <w:rPr>
          <w:vertAlign w:val="superscript"/>
        </w:rPr>
        <w:t>2</w:t>
      </w:r>
      <w:r>
        <w:t xml:space="preserve"> = 0.32; and Wet Duration: p &lt; 0.01, adjusted R</w:t>
      </w:r>
      <w:r>
        <w:rPr>
          <w:vertAlign w:val="superscript"/>
        </w:rPr>
        <w:t>2</w:t>
      </w:r>
      <w:r>
        <w:t xml:space="preserve"> = 0.33) and two environmental variables (proportion of riffle: p &lt; 0.01, adjusted R</w:t>
      </w:r>
      <w:r>
        <w:rPr>
          <w:vertAlign w:val="superscript"/>
        </w:rPr>
        <w:t>2</w:t>
      </w:r>
      <w:r>
        <w:t xml:space="preserve"> = 0.32 and wetted width: p &lt;=0.01, adjusted R</w:t>
      </w:r>
      <w:r>
        <w:rPr>
          <w:vertAlign w:val="superscript"/>
        </w:rPr>
        <w:t>2</w:t>
      </w:r>
      <w:r>
        <w:t xml:space="preserve"> = 0.20; </w:t>
      </w:r>
      <w:r>
        <w:rPr>
          <w:b/>
        </w:rPr>
        <w:t>S.I.5</w:t>
      </w:r>
      <w:r>
        <w:t>). Each of these variables were larger in years not affected by drought.</w:t>
      </w:r>
    </w:p>
    <w:p w14:paraId="7F717F91" w14:textId="77777777" w:rsidR="0014038D" w:rsidRDefault="0014038D">
      <w:pPr>
        <w:rPr>
          <w:i/>
        </w:rPr>
      </w:pPr>
    </w:p>
    <w:p w14:paraId="4037D02B" w14:textId="77777777" w:rsidR="0014038D" w:rsidRDefault="006632A2">
      <w:pPr>
        <w:rPr>
          <w:i/>
        </w:rPr>
      </w:pPr>
      <w:r>
        <w:rPr>
          <w:i/>
        </w:rPr>
        <w:t>Biological diversity</w:t>
      </w:r>
    </w:p>
    <w:p w14:paraId="3839CA14" w14:textId="77777777" w:rsidR="0014038D" w:rsidRDefault="0014038D"/>
    <w:p w14:paraId="1C0A2D8C" w14:textId="77777777" w:rsidR="0014038D" w:rsidRDefault="006632A2">
      <w:r>
        <w:t>Across the 27 samples in the study, 152 macroinvertebrate taxa, 207 soft-bodied algae taxa, and 225 diatom taxa were identified, with an average richness per sample of 13, 5, and 16, respectively (</w:t>
      </w:r>
      <w:r>
        <w:rPr>
          <w:b/>
        </w:rPr>
        <w:t>Table 3</w:t>
      </w:r>
      <w:r>
        <w:t xml:space="preserve">). An additional 11 soft-bodied algae taxa were collected with qualitative sampling. More specific information about the most and least common taxa for individual assemblages can be found in </w:t>
      </w:r>
      <w:r>
        <w:rPr>
          <w:b/>
        </w:rPr>
        <w:t>S.I.6</w:t>
      </w:r>
      <w:r>
        <w:t>.</w:t>
      </w:r>
    </w:p>
    <w:p w14:paraId="6CB4F5BB" w14:textId="77777777" w:rsidR="00135E7D" w:rsidRDefault="00135E7D">
      <w:pPr>
        <w:rPr>
          <w:ins w:id="40" w:author="Busch, Michelle H." w:date="2023-07-17T12:02:00Z"/>
          <w:i/>
        </w:rPr>
      </w:pPr>
    </w:p>
    <w:p w14:paraId="06867A07" w14:textId="40328213" w:rsidR="0014038D" w:rsidRDefault="006632A2">
      <w:pPr>
        <w:rPr>
          <w:i/>
        </w:rPr>
      </w:pPr>
      <w:r>
        <w:rPr>
          <w:i/>
        </w:rPr>
        <w:t>Assemblage Structure and Association with Hydrologic Metrics: NMDS</w:t>
      </w:r>
    </w:p>
    <w:p w14:paraId="70041696" w14:textId="77777777" w:rsidR="0014038D" w:rsidRDefault="0014038D">
      <w:pPr>
        <w:rPr>
          <w:i/>
        </w:rPr>
      </w:pPr>
    </w:p>
    <w:p w14:paraId="67E37399" w14:textId="77777777" w:rsidR="0014038D" w:rsidRDefault="006632A2">
      <w:r>
        <w:t>All ordinations yielded stable two-dimensional solutions. The ordination for benthic macroinvertebrates (</w:t>
      </w:r>
      <w:r>
        <w:rPr>
          <w:b/>
        </w:rPr>
        <w:t>Figure 3A</w:t>
      </w:r>
      <w:r>
        <w:t xml:space="preserve">, stress = 0.127) demonstrates separation among years (A = 0.040, p = 0.002), whereas assemblage composition of soft-bodied algae and diatoms from different years overlapped (soft-bodied algae: </w:t>
      </w:r>
      <w:r>
        <w:rPr>
          <w:b/>
        </w:rPr>
        <w:t>Figure 3B</w:t>
      </w:r>
      <w:r>
        <w:t xml:space="preserve">, stress = 0.180, A = 0.0006, p = 0.94; diatoms: </w:t>
      </w:r>
      <w:r>
        <w:rPr>
          <w:b/>
        </w:rPr>
        <w:t>Figure 3C</w:t>
      </w:r>
      <w:r>
        <w:t xml:space="preserve">, stress = 0.148; A = 0.019, p = 0.64). </w:t>
      </w:r>
    </w:p>
    <w:p w14:paraId="1BD69F35" w14:textId="77777777" w:rsidR="0014038D" w:rsidRDefault="0014038D"/>
    <w:p w14:paraId="13A679F1" w14:textId="7B19289B" w:rsidR="0014038D" w:rsidRDefault="006632A2">
      <w:r>
        <w:t>Across each assemblage, hydrologic metrics were more strongly related to variations in assemblages than environmental variables were (</w:t>
      </w:r>
      <w:r>
        <w:rPr>
          <w:b/>
        </w:rPr>
        <w:t>Figure 3</w:t>
      </w:r>
      <w:r>
        <w:t xml:space="preserve">, </w:t>
      </w:r>
      <w:r>
        <w:rPr>
          <w:b/>
        </w:rPr>
        <w:t>Table 4; S.I.6</w:t>
      </w:r>
      <w:r>
        <w:t>). We found that macroinvertebrates and soft-bodied algae had the strongest correlation with Wet Duration (R</w:t>
      </w:r>
      <w:r>
        <w:rPr>
          <w:vertAlign w:val="superscript"/>
        </w:rPr>
        <w:t>2</w:t>
      </w:r>
      <w:r>
        <w:t xml:space="preserve"> = 0.59; </w:t>
      </w:r>
      <w:del w:id="41" w:author="Busch, Michelle H." w:date="2023-07-17T12:02:00Z">
        <w:r w:rsidDel="00135E7D">
          <w:delText xml:space="preserve"> </w:delText>
        </w:r>
      </w:del>
      <w:r>
        <w:t>R</w:t>
      </w:r>
      <w:r>
        <w:rPr>
          <w:vertAlign w:val="superscript"/>
        </w:rPr>
        <w:t>2</w:t>
      </w:r>
      <w:r>
        <w:t xml:space="preserve"> = 0.49, respectively). However, </w:t>
      </w:r>
      <w:del w:id="42" w:author="Busch, Michelle H." w:date="2023-07-17T12:03:00Z">
        <w:r w:rsidDel="00135E7D">
          <w:delText>this was not the case for diatoms, contrary to our hypotheses (Wet Duration R</w:delText>
        </w:r>
        <w:r w:rsidDel="00135E7D">
          <w:rPr>
            <w:vertAlign w:val="superscript"/>
          </w:rPr>
          <w:delText>2</w:delText>
        </w:r>
        <w:r w:rsidDel="00135E7D">
          <w:delText xml:space="preserve"> = 0.15, p = 0.16). R</w:delText>
        </w:r>
      </w:del>
      <w:ins w:id="43" w:author="Busch, Michelle H." w:date="2023-07-17T12:03:00Z">
        <w:r w:rsidR="00135E7D">
          <w:t>r</w:t>
        </w:r>
      </w:ins>
      <w:r>
        <w:t>ather, diatom assemblages had the strongest correlation with Dry Date (R</w:t>
      </w:r>
      <w:r>
        <w:rPr>
          <w:vertAlign w:val="superscript"/>
        </w:rPr>
        <w:t>2</w:t>
      </w:r>
      <w:r>
        <w:t xml:space="preserve"> = 0.40, p = 0.005)</w:t>
      </w:r>
      <w:ins w:id="44" w:author="Busch, Michelle H." w:date="2023-07-17T12:03:00Z">
        <w:r w:rsidR="00135E7D">
          <w:t xml:space="preserve"> rather than Wet Duration (R</w:t>
        </w:r>
        <w:r w:rsidR="00135E7D">
          <w:rPr>
            <w:vertAlign w:val="superscript"/>
          </w:rPr>
          <w:t>2</w:t>
        </w:r>
        <w:r w:rsidR="00135E7D">
          <w:t xml:space="preserve"> = 0.15, p = 0.16)</w:t>
        </w:r>
      </w:ins>
      <w:r>
        <w:t>. Of the 19 hydrologic metrics and environmental variables we studied here, 10 were significantly correlated with the structure of at least one assemblage (</w:t>
      </w:r>
      <w:r>
        <w:rPr>
          <w:b/>
        </w:rPr>
        <w:t>Table 4</w:t>
      </w:r>
      <w:r>
        <w:t xml:space="preserve">). Diatom assemblages were associated with metrics and variables that were shared with at least one other assemblage, while macroinvertebrate and algal assemblages were associated with at least one unique </w:t>
      </w:r>
      <w:r>
        <w:lastRenderedPageBreak/>
        <w:t xml:space="preserve">predictor (macroinvertebrates: proportion of the reach comprised of riffles and alkalinity; soft-bodied algae: Peak-to-Sample Slope, Peak Date, and temperature). </w:t>
      </w:r>
      <w:del w:id="45" w:author="Busch, Michelle H." w:date="2023-07-17T12:04:00Z">
        <w:r w:rsidDel="00135E7D">
          <w:delText xml:space="preserve">Contrary to our hypotheses, no </w:delText>
        </w:r>
      </w:del>
      <w:ins w:id="46" w:author="Busch, Michelle H." w:date="2023-07-17T12:04:00Z">
        <w:r w:rsidR="00135E7D">
          <w:t xml:space="preserve">No </w:t>
        </w:r>
      </w:ins>
      <w:r>
        <w:t>assemblage was significantly correlated with Dry Duration (R</w:t>
      </w:r>
      <w:r>
        <w:rPr>
          <w:vertAlign w:val="superscript"/>
        </w:rPr>
        <w:t>2</w:t>
      </w:r>
      <w:r>
        <w:t xml:space="preserve"> &lt; 0.08; p &gt; 0.40); and no single metric or variable was significantly correlated with all three assemblages.</w:t>
      </w:r>
    </w:p>
    <w:p w14:paraId="74A0C32D" w14:textId="77777777" w:rsidR="0014038D" w:rsidRDefault="0014038D"/>
    <w:p w14:paraId="745AFD05" w14:textId="77777777" w:rsidR="0014038D" w:rsidRDefault="006632A2">
      <w:r>
        <w:rPr>
          <w:i/>
        </w:rPr>
        <w:t>Richness Responses to Hydrologic Metrics: Linear models</w:t>
      </w:r>
    </w:p>
    <w:p w14:paraId="61A9B1C9" w14:textId="77777777" w:rsidR="0014038D" w:rsidRDefault="0014038D">
      <w:pPr>
        <w:rPr>
          <w:i/>
        </w:rPr>
      </w:pPr>
    </w:p>
    <w:p w14:paraId="4616475B" w14:textId="799EE716" w:rsidR="0014038D" w:rsidRDefault="006632A2">
      <w:r>
        <w:t>In the models containing a single hydrologic metric, Dry Date was predictive of diatom assemblage richness while Recession Slope was predictive of macroinvertebrate and soft-bodied algal richness (</w:t>
      </w:r>
      <w:r>
        <w:rPr>
          <w:b/>
        </w:rPr>
        <w:t>Table 5</w:t>
      </w:r>
      <w:r>
        <w:t>). Null models were important across all assemblages, indicating that factors other than those we included influenced taxonomic richness. Additionally, models including Recession Slope consistently performed better than null models (</w:t>
      </w:r>
      <w:proofErr w:type="spellStart"/>
      <w:r>
        <w:t>AICc</w:t>
      </w:r>
      <w:proofErr w:type="spellEnd"/>
      <w:r>
        <w:t xml:space="preserve"> difference &gt; 3), although they explained little deviance for each assemblage (R</w:t>
      </w:r>
      <w:r>
        <w:rPr>
          <w:vertAlign w:val="superscript"/>
        </w:rPr>
        <w:t>2</w:t>
      </w:r>
      <w:r>
        <w:t xml:space="preserve"> &lt; 0.01). Dry Date predicted diatom richness (R</w:t>
      </w:r>
      <w:r>
        <w:rPr>
          <w:vertAlign w:val="superscript"/>
        </w:rPr>
        <w:t>2</w:t>
      </w:r>
      <w:r>
        <w:t xml:space="preserve"> = 0.26) and performed better than the null model based on </w:t>
      </w:r>
      <w:proofErr w:type="spellStart"/>
      <w:r>
        <w:t>AICc</w:t>
      </w:r>
      <w:proofErr w:type="spellEnd"/>
      <w:r>
        <w:t xml:space="preserve"> values. Additionally, the deviance explained by the Dry Date was greater than the deviance explained by the global model. </w:t>
      </w:r>
      <w:del w:id="47" w:author="Busch, Michelle H." w:date="2023-07-17T12:04:00Z">
        <w:r w:rsidDel="00135E7D">
          <w:delText xml:space="preserve">Contrary to our hypotheses, </w:delText>
        </w:r>
      </w:del>
      <w:r>
        <w:t>Wet Duration and Dry Duration did not have significant relationships with the richness of any assemblage. As with the NMDS analysis, we found no common metric that was important across all assemblages. We present results for Hill-Shannon diversity in Supplemental Information as results were largely redundant (</w:t>
      </w:r>
      <w:r>
        <w:rPr>
          <w:b/>
        </w:rPr>
        <w:t>S.1.7</w:t>
      </w:r>
      <w:r>
        <w:t>).</w:t>
      </w:r>
    </w:p>
    <w:p w14:paraId="5FBC5801" w14:textId="77777777" w:rsidR="0014038D" w:rsidRDefault="0014038D"/>
    <w:p w14:paraId="1A5C9226" w14:textId="77777777" w:rsidR="0014038D" w:rsidRDefault="006632A2">
      <w:pPr>
        <w:rPr>
          <w:b/>
        </w:rPr>
      </w:pPr>
      <w:r>
        <w:rPr>
          <w:b/>
        </w:rPr>
        <w:t>Discussion:</w:t>
      </w:r>
    </w:p>
    <w:p w14:paraId="6C5F8A41" w14:textId="77777777" w:rsidR="0014038D" w:rsidRDefault="0014038D">
      <w:pPr>
        <w:rPr>
          <w:b/>
        </w:rPr>
      </w:pPr>
    </w:p>
    <w:p w14:paraId="2847C046" w14:textId="77777777" w:rsidR="0014038D" w:rsidRDefault="006632A2">
      <w:r>
        <w:t>Although it has long been known that drying and rewetting influence biota in non-perennial streams (</w:t>
      </w:r>
      <w:proofErr w:type="spellStart"/>
      <w:r>
        <w:t>Gasith</w:t>
      </w:r>
      <w:proofErr w:type="spellEnd"/>
      <w:r>
        <w:t xml:space="preserve"> and </w:t>
      </w:r>
      <w:proofErr w:type="spellStart"/>
      <w:r>
        <w:t>Resh</w:t>
      </w:r>
      <w:proofErr w:type="spellEnd"/>
      <w:r>
        <w:t xml:space="preserve"> 1999; </w:t>
      </w:r>
      <w:proofErr w:type="spellStart"/>
      <w:r>
        <w:t>Datry</w:t>
      </w:r>
      <w:proofErr w:type="spellEnd"/>
      <w:r>
        <w:t xml:space="preserve"> et al. 2014; </w:t>
      </w:r>
      <w:proofErr w:type="spellStart"/>
      <w:r>
        <w:t>Sabater</w:t>
      </w:r>
      <w:proofErr w:type="spellEnd"/>
      <w:r>
        <w:t xml:space="preserve"> et al. 2017), the specific aspects of drying and wetting regimes that most strongly influence communities are not well characterized. Here we used hydrologic metrics to investigate biological responses to multiple aspects of drying and wetting regimes in non-perennial streams in arid, </w:t>
      </w:r>
      <w:proofErr w:type="spellStart"/>
      <w:r>
        <w:t>mediterranean</w:t>
      </w:r>
      <w:proofErr w:type="spellEnd"/>
      <w:r>
        <w:t xml:space="preserve"> southern California. We found inconsistencies across macroinvertebrate, soft-bodied </w:t>
      </w:r>
      <w:proofErr w:type="gramStart"/>
      <w:r>
        <w:t>algae</w:t>
      </w:r>
      <w:proofErr w:type="gramEnd"/>
      <w:r>
        <w:t xml:space="preserve"> and diatom assemblages, demonstrating that taxonomic groups respond to drying and wetting in different ways. Specifically, we found that the time since initial wetting (Wet Duration) was important in structuring macroinvertebrate and soft-bodied algal assemblages, potentially highlighting the importance of recolonization and/or development time for these taxa. Contrary to our hypotheses, no assemblage had a significant response to the length of the dry period (Dry Duration) and diatom structure and richness was best predicted by the day when the stream went dry (Dry Date). Finally, we found that no single metric explained structure or richness for all three assemblages. Below, we review our original hypotheses, the at times contradictory results, and possible ecological explanations.</w:t>
      </w:r>
    </w:p>
    <w:p w14:paraId="63A7FD31" w14:textId="77777777" w:rsidR="0014038D" w:rsidRDefault="0014038D"/>
    <w:p w14:paraId="3EA930BE" w14:textId="77777777" w:rsidR="0014038D" w:rsidRDefault="006632A2">
      <w:pPr>
        <w:rPr>
          <w:i/>
        </w:rPr>
      </w:pPr>
      <w:r>
        <w:rPr>
          <w:i/>
        </w:rPr>
        <w:t>Assemblage responses to hydrologic metrics and environmental variables</w:t>
      </w:r>
    </w:p>
    <w:p w14:paraId="7BBFD118" w14:textId="77777777" w:rsidR="0014038D" w:rsidRDefault="0014038D"/>
    <w:p w14:paraId="08C59164" w14:textId="77777777" w:rsidR="0014038D" w:rsidRDefault="006632A2">
      <w:r>
        <w:t>We found some support for our hypothesis that Wet Duration (the duration of time that the stream was wet before sampling</w:t>
      </w:r>
      <w:proofErr w:type="gramStart"/>
      <w:r>
        <w:t>)</w:t>
      </w:r>
      <w:proofErr w:type="gramEnd"/>
      <w:r>
        <w:t xml:space="preserve"> and Dry Duration (the length of the dry period preceding sampling) would be the hydrologic metrics that were most predictive of biological assemblage </w:t>
      </w:r>
      <w:r>
        <w:lastRenderedPageBreak/>
        <w:t xml:space="preserve">structure. Wet Duration was the metric most correlated with the composition of macroinvertebrate and soft-bodied algal assemblages. The influence of Wet Duration on these groups may reflect the importance of flow duration for recolonization after flow resumes; the longer the streams flow, the greater the opportunity for taxa to recolonize. Some macroinvertebrates can recolonize over large distances, and aerial recolonization is typically the principal method of recolonization in </w:t>
      </w:r>
      <w:proofErr w:type="spellStart"/>
      <w:r>
        <w:t>aridland</w:t>
      </w:r>
      <w:proofErr w:type="spellEnd"/>
      <w:r>
        <w:t xml:space="preserve"> streams (</w:t>
      </w:r>
      <w:proofErr w:type="spellStart"/>
      <w:r>
        <w:t>Bogan</w:t>
      </w:r>
      <w:proofErr w:type="spellEnd"/>
      <w:r>
        <w:t xml:space="preserve"> and Boersma 2012). Similarly, some soft-bodied algae can recolonize via drift from perennial refuges (</w:t>
      </w:r>
      <w:proofErr w:type="spellStart"/>
      <w:r>
        <w:t>Sabater</w:t>
      </w:r>
      <w:proofErr w:type="spellEnd"/>
      <w:r>
        <w:t xml:space="preserve"> et al. 2017), while others have dormant, desiccation-resistant stages that contribute to repopulation upon rewetting (Garg and </w:t>
      </w:r>
      <w:proofErr w:type="spellStart"/>
      <w:r>
        <w:t>Maldener</w:t>
      </w:r>
      <w:proofErr w:type="spellEnd"/>
      <w:r>
        <w:t xml:space="preserve"> 2021). For example, </w:t>
      </w:r>
      <w:proofErr w:type="spellStart"/>
      <w:r>
        <w:rPr>
          <w:i/>
        </w:rPr>
        <w:t>Zygnema</w:t>
      </w:r>
      <w:proofErr w:type="spellEnd"/>
      <w:r>
        <w:t xml:space="preserve">, a soft-bodied alga from non-perennial streams in southern California </w:t>
      </w:r>
      <w:proofErr w:type="gramStart"/>
      <w:r>
        <w:t>is able to</w:t>
      </w:r>
      <w:proofErr w:type="gramEnd"/>
      <w:r>
        <w:t xml:space="preserve"> recolonize quickly upon wetting due to quick germination of akinetes, their desiccation resistant spore-like cells (Fuller 2013). Some species of soft-bodied green algae can germinate within six days of flow resumption (O’Neal and </w:t>
      </w:r>
      <w:proofErr w:type="spellStart"/>
      <w:r>
        <w:t>Lembi</w:t>
      </w:r>
      <w:proofErr w:type="spellEnd"/>
      <w:r>
        <w:t xml:space="preserve"> 1983). The timing and sequence of colonization in two intermittent streams studied by Dodds et al. (2004) showed that algal assemblages recovered within two weeks after the floods, with diatoms colonizing early, followed by filamentous green algae.</w:t>
      </w:r>
      <w:r>
        <w:rPr>
          <w:highlight w:val="white"/>
        </w:rPr>
        <w:t xml:space="preserve"> Similarly, recovery time for benthic macroinvertebrates can be as little as two to four weeks in small, non-perennial prairie systems </w:t>
      </w:r>
      <w:r>
        <w:t>(Fritz and Dodds 2004)</w:t>
      </w:r>
      <w:r>
        <w:rPr>
          <w:highlight w:val="white"/>
        </w:rPr>
        <w:t xml:space="preserve">, although recovery time across families varies widely </w:t>
      </w:r>
      <w:r>
        <w:t xml:space="preserve">(Fowler 2004; </w:t>
      </w:r>
      <w:proofErr w:type="spellStart"/>
      <w:r>
        <w:t>Sarremejane</w:t>
      </w:r>
      <w:proofErr w:type="spellEnd"/>
      <w:r>
        <w:t xml:space="preserve"> et al. 2019)</w:t>
      </w:r>
      <w:r>
        <w:rPr>
          <w:highlight w:val="white"/>
        </w:rPr>
        <w:t xml:space="preserve">. Our results suggest that macroinvertebrates and </w:t>
      </w:r>
      <w:r>
        <w:t>soft-bodied</w:t>
      </w:r>
      <w:r>
        <w:rPr>
          <w:highlight w:val="white"/>
        </w:rPr>
        <w:t xml:space="preserve"> algae within this arid region </w:t>
      </w:r>
      <w:proofErr w:type="gramStart"/>
      <w:r>
        <w:rPr>
          <w:highlight w:val="white"/>
        </w:rPr>
        <w:t>are able to</w:t>
      </w:r>
      <w:proofErr w:type="gramEnd"/>
      <w:r>
        <w:rPr>
          <w:highlight w:val="white"/>
        </w:rPr>
        <w:t xml:space="preserve"> easily colonize streams upon wetting, and the duration of flow resumption is vital for non-perennial stream assemblages</w:t>
      </w:r>
      <w:r>
        <w:t xml:space="preserve">. </w:t>
      </w:r>
    </w:p>
    <w:p w14:paraId="1E674C9F" w14:textId="77777777" w:rsidR="0014038D" w:rsidRDefault="0014038D"/>
    <w:p w14:paraId="7BF33870" w14:textId="77777777" w:rsidR="0014038D" w:rsidRDefault="006632A2">
      <w:r>
        <w:t>Contrary to our hypothesis, the length of the previous dry period (Dry Duration) did not influence the structure or richness of any assemblage. Our results clearly contradict the conclusions drawn from prior research (</w:t>
      </w:r>
      <w:proofErr w:type="spellStart"/>
      <w:r>
        <w:t>Sabater</w:t>
      </w:r>
      <w:proofErr w:type="spellEnd"/>
      <w:r>
        <w:t xml:space="preserve"> et al. 2016; Pineda-</w:t>
      </w:r>
      <w:proofErr w:type="spellStart"/>
      <w:r>
        <w:t>Morante</w:t>
      </w:r>
      <w:proofErr w:type="spellEnd"/>
      <w:r>
        <w:t xml:space="preserve"> et al. 2022; Miao et al. 2023). Biofilms that experienced longer drought periods had slower metabolisms and were less likely to recover to pre-drought rates than those exposed to shorter drought periods (Miao et al. 2023). Similarly, numerous studies have demonstrated the negative influence of longer dry periods on macroinvertebrate diversity (</w:t>
      </w:r>
      <w:proofErr w:type="spellStart"/>
      <w:r>
        <w:t>Datry</w:t>
      </w:r>
      <w:proofErr w:type="spellEnd"/>
      <w:r>
        <w:t xml:space="preserve"> et al. 2014; Soria et al. 2017; </w:t>
      </w:r>
      <w:proofErr w:type="spellStart"/>
      <w:r>
        <w:t>Sarremejane</w:t>
      </w:r>
      <w:proofErr w:type="spellEnd"/>
      <w:r>
        <w:t xml:space="preserve"> et al. 2020; Pineda-</w:t>
      </w:r>
      <w:proofErr w:type="spellStart"/>
      <w:r>
        <w:t>Morante</w:t>
      </w:r>
      <w:proofErr w:type="spellEnd"/>
      <w:r>
        <w:t xml:space="preserve"> et al. 2022), particularly with more sensitive taxa, such as Ephemeroptera, </w:t>
      </w:r>
      <w:proofErr w:type="spellStart"/>
      <w:r>
        <w:t>Plecoptera</w:t>
      </w:r>
      <w:proofErr w:type="spellEnd"/>
      <w:r>
        <w:t xml:space="preserve">, and </w:t>
      </w:r>
      <w:proofErr w:type="spellStart"/>
      <w:r>
        <w:t>Trichoptera</w:t>
      </w:r>
      <w:proofErr w:type="spellEnd"/>
      <w:r>
        <w:t xml:space="preserve"> (</w:t>
      </w:r>
      <w:proofErr w:type="spellStart"/>
      <w:r>
        <w:t>Feminella</w:t>
      </w:r>
      <w:proofErr w:type="spellEnd"/>
      <w:r>
        <w:t xml:space="preserve"> 1996; Arscott et al. 2010). The lack of response to Dry Duration in our study suggests that the taxa in our dataset are well adapted to dry periods (</w:t>
      </w:r>
      <w:proofErr w:type="spellStart"/>
      <w:r>
        <w:t>Bogan</w:t>
      </w:r>
      <w:proofErr w:type="spellEnd"/>
      <w:r>
        <w:t xml:space="preserve"> et al. 2017). </w:t>
      </w:r>
    </w:p>
    <w:p w14:paraId="3CC9283C" w14:textId="77777777" w:rsidR="0014038D" w:rsidRDefault="0014038D"/>
    <w:p w14:paraId="0C194FE8" w14:textId="77777777" w:rsidR="0014038D" w:rsidRDefault="006632A2">
      <w:r>
        <w:t>Southern California is an arid region dominated by non-perennial streams (</w:t>
      </w:r>
      <w:proofErr w:type="spellStart"/>
      <w:r>
        <w:t>Mazor</w:t>
      </w:r>
      <w:proofErr w:type="spellEnd"/>
      <w:r>
        <w:t xml:space="preserve"> et al. 2014</w:t>
      </w:r>
      <w:proofErr w:type="gramStart"/>
      <w:r>
        <w:t>), and</w:t>
      </w:r>
      <w:proofErr w:type="gramEnd"/>
      <w:r>
        <w:t xml:space="preserve"> has strong aridity that acts as a “selective” regional filter on species distributions that favors organisms with adaptations which facilitate survival during dry periods (</w:t>
      </w:r>
      <w:proofErr w:type="spellStart"/>
      <w:r>
        <w:t>Weiher</w:t>
      </w:r>
      <w:proofErr w:type="spellEnd"/>
      <w:r>
        <w:t xml:space="preserve"> and </w:t>
      </w:r>
      <w:proofErr w:type="spellStart"/>
      <w:r>
        <w:t>Keddy</w:t>
      </w:r>
      <w:proofErr w:type="spellEnd"/>
      <w:r>
        <w:t xml:space="preserve"> 1995). For example, the larvae of the megalopteran </w:t>
      </w:r>
      <w:proofErr w:type="spellStart"/>
      <w:r>
        <w:rPr>
          <w:i/>
        </w:rPr>
        <w:t>Neohermes</w:t>
      </w:r>
      <w:proofErr w:type="spellEnd"/>
      <w:r>
        <w:rPr>
          <w:i/>
        </w:rPr>
        <w:t xml:space="preserve"> </w:t>
      </w:r>
      <w:proofErr w:type="spellStart"/>
      <w:r>
        <w:rPr>
          <w:i/>
        </w:rPr>
        <w:t>filicornis</w:t>
      </w:r>
      <w:proofErr w:type="spellEnd"/>
      <w:r>
        <w:t>, which can tolerate multiple drying periods before pupating and can become active 2-3 days after rewetting (Cover et al. 2015). Other regionally important adaptations include the ability to drift from upstream perennial waterbodies, desiccation resistant eggs, and rapid development from egg stages laid by aerially dispersing adults (</w:t>
      </w:r>
      <w:proofErr w:type="spellStart"/>
      <w:r>
        <w:t>Bonada</w:t>
      </w:r>
      <w:proofErr w:type="spellEnd"/>
      <w:r>
        <w:t xml:space="preserve"> et al. 2007; Stubbington et al. 2017). Similarly, the soft-bodied algal assemblages in our study were characterized by cyanobacteria that </w:t>
      </w:r>
      <w:proofErr w:type="gramStart"/>
      <w:r>
        <w:t>are able to</w:t>
      </w:r>
      <w:proofErr w:type="gramEnd"/>
      <w:r>
        <w:t xml:space="preserve"> form thick-walled akinetes, which can withstand long dry periods and germinate quickly upon </w:t>
      </w:r>
      <w:r>
        <w:lastRenderedPageBreak/>
        <w:t xml:space="preserve">water availability (Garg and </w:t>
      </w:r>
      <w:proofErr w:type="spellStart"/>
      <w:r>
        <w:t>Maldener</w:t>
      </w:r>
      <w:proofErr w:type="spellEnd"/>
      <w:r>
        <w:t xml:space="preserve"> 2021) and filamentous algae such as </w:t>
      </w:r>
      <w:proofErr w:type="spellStart"/>
      <w:r>
        <w:rPr>
          <w:i/>
        </w:rPr>
        <w:t>Zygnema</w:t>
      </w:r>
      <w:proofErr w:type="spellEnd"/>
      <w:r>
        <w:rPr>
          <w:i/>
        </w:rPr>
        <w:t>,</w:t>
      </w:r>
      <w:r>
        <w:t xml:space="preserve"> which can survive in dry conditions up to 20 years (</w:t>
      </w:r>
      <w:proofErr w:type="spellStart"/>
      <w:r>
        <w:t>Transeau</w:t>
      </w:r>
      <w:proofErr w:type="spellEnd"/>
      <w:r>
        <w:t xml:space="preserve"> 1951). Another example is the very rare desiccation-tolerant alga </w:t>
      </w:r>
      <w:proofErr w:type="spellStart"/>
      <w:r>
        <w:rPr>
          <w:i/>
        </w:rPr>
        <w:t>Tetrasporopsis</w:t>
      </w:r>
      <w:proofErr w:type="spellEnd"/>
      <w:r>
        <w:t>, which is physiologically adapted to inhabit only non-perennial streams in southern and central California (</w:t>
      </w:r>
      <w:proofErr w:type="spellStart"/>
      <w:r>
        <w:t>Stancheva</w:t>
      </w:r>
      <w:proofErr w:type="spellEnd"/>
      <w:r>
        <w:t xml:space="preserve"> et al. 2019). The strongly arid environment of southern California makes such adaptations </w:t>
      </w:r>
      <w:proofErr w:type="gramStart"/>
      <w:r>
        <w:t>necessary, and</w:t>
      </w:r>
      <w:proofErr w:type="gramEnd"/>
      <w:r>
        <w:t xml:space="preserve"> limits the regional species pool to taxa able to persist during long dry periods. </w:t>
      </w:r>
    </w:p>
    <w:p w14:paraId="421B1D0C" w14:textId="77777777" w:rsidR="0014038D" w:rsidRDefault="0014038D"/>
    <w:p w14:paraId="25361DD1" w14:textId="77777777" w:rsidR="0014038D" w:rsidRDefault="006632A2">
      <w:r>
        <w:t>We found no relationship between Wet Duration or Dry Duration and diatom assemblages. Rather, diatom structure and richness were most influenced with the earliest day of the preceding dry event (Dry Date), highlighting the importance of dry-phase timing for this taxonomic group. Mediterranean systems typically have predictable seasonal cycles of wetting and drying (</w:t>
      </w:r>
      <w:proofErr w:type="spellStart"/>
      <w:r>
        <w:t>Bonada</w:t>
      </w:r>
      <w:proofErr w:type="spellEnd"/>
      <w:r>
        <w:t xml:space="preserve"> and </w:t>
      </w:r>
      <w:proofErr w:type="spellStart"/>
      <w:r>
        <w:t>Resh</w:t>
      </w:r>
      <w:proofErr w:type="spellEnd"/>
      <w:r>
        <w:t xml:space="preserve"> 2013), and many taxa respond to environmental cues to initiate behavioral and life history transitions (Boersma et al. 2019; Hiromi mayfly paper). While hydrologic predictability explains biological responses in many taxa (</w:t>
      </w:r>
      <w:proofErr w:type="spellStart"/>
      <w:r>
        <w:t>Poff</w:t>
      </w:r>
      <w:proofErr w:type="spellEnd"/>
      <w:r>
        <w:t xml:space="preserve"> et al. 1997; Price et al. 2021), further research is needed to better understand the environmental cues used by diatoms. Like soft-bodied algae, diatoms can form double-walled internal resting spores that can persist throughout long periods of desiccation and can germinate within hours of rewetting (Sanyal et al. 2022). Evidence of diatom resting spore-formation has been observed in many taxa in this dataset (</w:t>
      </w:r>
      <w:proofErr w:type="spellStart"/>
      <w:r>
        <w:t>Stancheva</w:t>
      </w:r>
      <w:proofErr w:type="spellEnd"/>
      <w:r>
        <w:t xml:space="preserve">, unpublished). Probable cues include water limitation, nutrient limitation, and temperature, though little is known about specific cues that encourage formation of desiccation-resistant life stages. </w:t>
      </w:r>
    </w:p>
    <w:p w14:paraId="2822A734" w14:textId="77777777" w:rsidR="0014038D" w:rsidRDefault="0014038D"/>
    <w:p w14:paraId="54754C48" w14:textId="77777777" w:rsidR="0014038D" w:rsidRDefault="006632A2">
      <w:r>
        <w:t>We also identified non-hydrologic environmental variables that influenced assemblage structure; for example, macroinvertebrate assemblage structure was correlated with canopy cover and wetted width. Canopy cover determines how much sunlight reaches the benthos of streams, which impacts algal and diatom assemblages (Pan et al. 1999; Atkinson and Cooper 2016; Jansen et al. 2020) and thus can influence macroinvertebrate food webs (Aguiar et al. 2017). Canopy cover is also related to the amount of carbon input into a stream and can increase habitat complexity through leaf litter and woody debris inputs (Kaufmann et al. 1999), which can provide additional resources and niches for macroinvertebrate taxa. Wetted width is positively correlated with habitat availability (</w:t>
      </w:r>
      <w:proofErr w:type="spellStart"/>
      <w:r>
        <w:t>Cowx</w:t>
      </w:r>
      <w:proofErr w:type="spellEnd"/>
      <w:r>
        <w:t xml:space="preserve"> et al. 1984; </w:t>
      </w:r>
      <w:proofErr w:type="spellStart"/>
      <w:r>
        <w:t>Dewson</w:t>
      </w:r>
      <w:proofErr w:type="spellEnd"/>
      <w:r>
        <w:t xml:space="preserve"> et al. 2007) and complexity (</w:t>
      </w:r>
      <w:proofErr w:type="spellStart"/>
      <w:r>
        <w:t>Cazaubon</w:t>
      </w:r>
      <w:proofErr w:type="spellEnd"/>
      <w:r>
        <w:t xml:space="preserve"> and </w:t>
      </w:r>
      <w:proofErr w:type="spellStart"/>
      <w:r>
        <w:t>Giudicelli</w:t>
      </w:r>
      <w:proofErr w:type="spellEnd"/>
      <w:r>
        <w:t xml:space="preserve"> 1999). More complex stream habitats can mediate the effects of predation and resource competition (Diehl 1992) and tend to have more refuges; this complexity generally leads to increased macroinvertebrate stability through time (</w:t>
      </w:r>
      <w:proofErr w:type="spellStart"/>
      <w:r>
        <w:t>Mykrä</w:t>
      </w:r>
      <w:proofErr w:type="spellEnd"/>
      <w:r>
        <w:t xml:space="preserve"> and </w:t>
      </w:r>
      <w:proofErr w:type="spellStart"/>
      <w:r>
        <w:t>Heino</w:t>
      </w:r>
      <w:proofErr w:type="spellEnd"/>
      <w:r>
        <w:t xml:space="preserve"> 2017). Further, it is known that increased habitat size and complexity often increases community diversity and abundance (Kovalenko et al. 2012). Thus, while we excluded environmental variables from our linear models due to statistical power, canopy cover and wetted width may be important determinants of richness that may have masked the effects of hydrologic </w:t>
      </w:r>
      <w:proofErr w:type="gramStart"/>
      <w:r>
        <w:t>metrics,  in</w:t>
      </w:r>
      <w:proofErr w:type="gramEnd"/>
      <w:r>
        <w:t xml:space="preserve"> our study.</w:t>
      </w:r>
    </w:p>
    <w:p w14:paraId="32FC508E" w14:textId="77777777" w:rsidR="0014038D" w:rsidRDefault="0014038D"/>
    <w:p w14:paraId="14AB2EBB" w14:textId="77777777" w:rsidR="0014038D" w:rsidRDefault="006632A2">
      <w:pPr>
        <w:rPr>
          <w:i/>
        </w:rPr>
      </w:pPr>
      <w:r>
        <w:rPr>
          <w:i/>
        </w:rPr>
        <w:t>Responses across assemblages</w:t>
      </w:r>
    </w:p>
    <w:p w14:paraId="062C78EE" w14:textId="77777777" w:rsidR="0014038D" w:rsidRDefault="0014038D"/>
    <w:p w14:paraId="7327F064" w14:textId="77777777" w:rsidR="0014038D" w:rsidRDefault="006632A2">
      <w:r>
        <w:lastRenderedPageBreak/>
        <w:t>We identified a single hydrologic predictor of taxonomic richness (Dry Date) and only for a single taxon (diatoms). Taxonomic richness can be a poor measure of biodiversity (</w:t>
      </w:r>
      <w:proofErr w:type="spellStart"/>
      <w:r>
        <w:t>Tuomisto</w:t>
      </w:r>
      <w:proofErr w:type="spellEnd"/>
      <w:r>
        <w:t xml:space="preserve"> 2010; Daly et al. 2018) as it cannot untangle rarity, abundance, turnover, and other factors important to community ecology and management (Fleishman et al. 2006; </w:t>
      </w:r>
      <w:proofErr w:type="spellStart"/>
      <w:r>
        <w:t>Tuomisto</w:t>
      </w:r>
      <w:proofErr w:type="spellEnd"/>
      <w:r>
        <w:t xml:space="preserve"> 2010). Richness notwithstanding, our hypothesis that we would </w:t>
      </w:r>
      <w:proofErr w:type="gramStart"/>
      <w:r>
        <w:t>find  similar</w:t>
      </w:r>
      <w:proofErr w:type="gramEnd"/>
      <w:r>
        <w:t xml:space="preserve"> responses to hydrologic metrics across macroinvertebrate, soft-bodied algal and diatom assemblages was not supported. The lack of any single metric in the importance of assemblage structure and richness suggests that each assemblage is influenced by different predictors. Alternatively, the low correlation coefficients in the NMDS suggest other unmeasured variables may influence biodiversity, such as nutrient levels (Schneider et al. 2012), substrate (</w:t>
      </w:r>
      <w:proofErr w:type="spellStart"/>
      <w:r>
        <w:t>Sabater</w:t>
      </w:r>
      <w:proofErr w:type="spellEnd"/>
      <w:r>
        <w:t xml:space="preserve"> et al. 2017), and hydrologic connectivity (</w:t>
      </w:r>
      <w:proofErr w:type="spellStart"/>
      <w:r>
        <w:t>Sarremejane</w:t>
      </w:r>
      <w:proofErr w:type="spellEnd"/>
      <w:r>
        <w:t xml:space="preserve"> et al. 2020). </w:t>
      </w:r>
    </w:p>
    <w:p w14:paraId="5E3E136E" w14:textId="77777777" w:rsidR="0014038D" w:rsidRDefault="0014038D"/>
    <w:p w14:paraId="0E7C3A68" w14:textId="77777777" w:rsidR="0014038D" w:rsidRDefault="006632A2">
      <w:r>
        <w:t xml:space="preserve">Ecological differences among taxonomic groups could explain the different responses of these taxa. Macroinvertebrates tend to be larger, have longer life cycles, and are capable of dispersal over farther distances than soft-bodied algae or diatoms. As consumers, many macroinvertebrates exhibit a delayed response to environmental stressors that primary producers may respond to first (Johnson and </w:t>
      </w:r>
      <w:proofErr w:type="spellStart"/>
      <w:r>
        <w:t>Hering</w:t>
      </w:r>
      <w:proofErr w:type="spellEnd"/>
      <w:r>
        <w:t xml:space="preserve"> 2009). While differences between macroinvertebrates and primary producers are expected, some studies suggest diatoms and soft-bodied algae can be proxies for one another (Kelly et al. 2008). In our study, however, diatoms and soft-bodied algae responded differently to different aspects of the hydrologic regime. Diatoms have higher dispersal rates and shorter generation times compared to soft-bodied algae, potentially explaining the different responses of these assemblages (Schneider et al. 2012). While soft-bodied algae have a variety of responses to drying, such as extracellular mucilage, accumulation of pigments as a protective screen against UV light, and formation of thick-walled zygospores, these desiccation resistance strategies are less common in diatoms (Aguirre et al. 2018). The differences between diatom and soft-bodied algal responses to hydrologic metrics could increase the resiliency of primary producers in non-perennial streams in this region. Our research suggests that some diatoms may be resistant to changes in the duration of wet periods, potentially providing functional redundancy in aquatic food webs during future climatic changes </w:t>
      </w:r>
    </w:p>
    <w:p w14:paraId="4ED95A48" w14:textId="77777777" w:rsidR="0014038D" w:rsidRDefault="0014038D"/>
    <w:p w14:paraId="03696655" w14:textId="77777777" w:rsidR="0014038D" w:rsidRDefault="006632A2">
      <w:pPr>
        <w:rPr>
          <w:i/>
        </w:rPr>
      </w:pPr>
      <w:r>
        <w:rPr>
          <w:i/>
        </w:rPr>
        <w:t>Conclusions</w:t>
      </w:r>
    </w:p>
    <w:p w14:paraId="7D878D1D" w14:textId="77777777" w:rsidR="0014038D" w:rsidRDefault="0014038D"/>
    <w:p w14:paraId="543D8141" w14:textId="77777777" w:rsidR="0014038D" w:rsidRDefault="006632A2">
      <w:pPr>
        <w:rPr>
          <w:b/>
        </w:rPr>
      </w:pPr>
      <w:r>
        <w:t>Taxonomic groups across the globe are facing a multitude of changes. Freshwater taxa are particularly vulnerable, as increased human water use and global climate change reduce surface water availability worldwide (</w:t>
      </w:r>
      <w:proofErr w:type="spellStart"/>
      <w:r>
        <w:t>Bogardi</w:t>
      </w:r>
      <w:proofErr w:type="spellEnd"/>
      <w:r>
        <w:t xml:space="preserve"> et al. 2012; Seagar et al. 2013), shifting once perennial streams to become non-perennial (Jaeger et al. </w:t>
      </w:r>
      <w:proofErr w:type="gramStart"/>
      <w:r>
        <w:t xml:space="preserve">2014;  </w:t>
      </w:r>
      <w:proofErr w:type="spellStart"/>
      <w:r>
        <w:t>Pumo</w:t>
      </w:r>
      <w:proofErr w:type="spellEnd"/>
      <w:proofErr w:type="gramEnd"/>
      <w:r>
        <w:t xml:space="preserve"> et al. 2016). In addition, studies predict changes in hydrologic regimes, </w:t>
      </w:r>
      <w:proofErr w:type="gramStart"/>
      <w:r>
        <w:t>which  could</w:t>
      </w:r>
      <w:proofErr w:type="gramEnd"/>
      <w:r>
        <w:t xml:space="preserve"> lead to unprecedented shifts in drying and wetting patterns (</w:t>
      </w:r>
      <w:proofErr w:type="spellStart"/>
      <w:r>
        <w:t>Tramblay</w:t>
      </w:r>
      <w:proofErr w:type="spellEnd"/>
      <w:r>
        <w:t xml:space="preserve"> et al. 2021; Zipper et al. 2021). Here we demonstrate that taxonomic groups vary in their responses to drying and wetting in an arid region. This variability indicates a need for further explorations of trait responses, which could provide more insights into the adaptations that allow taxa to persist in arid environments. In addition, more life history studies are required for many taxa to better understand responses to environmental cues. </w:t>
      </w:r>
      <w:r>
        <w:lastRenderedPageBreak/>
        <w:t xml:space="preserve">Finally, long term research is needed to address how variability in drying and wetting patterns may alter assemblage responses. With increasing aridification and growing prevalence of non-perennial streams around the world (Park et al. 2018; </w:t>
      </w:r>
      <w:proofErr w:type="spellStart"/>
      <w:r>
        <w:t>Tramblay</w:t>
      </w:r>
      <w:proofErr w:type="spellEnd"/>
      <w:r>
        <w:t xml:space="preserve"> et al. 2021; Zipper et al. 2021), our study illuminates relationships between hydrology and taxonomy that will become increasingly important in a drier future. </w:t>
      </w:r>
      <w:r>
        <w:br w:type="page"/>
      </w:r>
    </w:p>
    <w:p w14:paraId="59B89F37" w14:textId="77777777" w:rsidR="00061928" w:rsidRDefault="00061928">
      <w:pPr>
        <w:rPr>
          <w:b/>
        </w:rPr>
      </w:pPr>
      <w:r>
        <w:rPr>
          <w:b/>
        </w:rPr>
        <w:lastRenderedPageBreak/>
        <w:t>Acknowledgements</w:t>
      </w:r>
    </w:p>
    <w:p w14:paraId="759724F0" w14:textId="77777777" w:rsidR="00061928" w:rsidRDefault="00061928">
      <w:pPr>
        <w:rPr>
          <w:b/>
        </w:rPr>
      </w:pPr>
    </w:p>
    <w:p w14:paraId="498E88AC" w14:textId="77777777" w:rsidR="00061928" w:rsidRDefault="00061928">
      <w:pPr>
        <w:rPr>
          <w:color w:val="1C1D1E"/>
        </w:rPr>
      </w:pPr>
      <w:r>
        <w:rPr>
          <w:color w:val="1C1D1E"/>
        </w:rPr>
        <w:t xml:space="preserve">We would like to thank Samuel Zipper, Joanna Blaszczak, and Marion Chavarria Rivera for their initial contributions to this project. We would also like to thank the multiple researchers who collected this data. </w:t>
      </w:r>
      <w:proofErr w:type="gramStart"/>
      <w:r>
        <w:rPr>
          <w:color w:val="1C1D1E"/>
        </w:rPr>
        <w:t>In particular, we</w:t>
      </w:r>
      <w:proofErr w:type="gramEnd"/>
      <w:r>
        <w:rPr>
          <w:color w:val="1C1D1E"/>
        </w:rPr>
        <w:t xml:space="preserve"> thank Andy Rehn, Shawn McBride, and Nathan Mack from the California Department of Fish and Wildlife and Deborah Woodward and Carey </w:t>
      </w:r>
      <w:proofErr w:type="spellStart"/>
      <w:r>
        <w:rPr>
          <w:color w:val="1C1D1E"/>
        </w:rPr>
        <w:t>Kowalske</w:t>
      </w:r>
      <w:proofErr w:type="spellEnd"/>
      <w:r>
        <w:rPr>
          <w:color w:val="1C1D1E"/>
        </w:rPr>
        <w:t xml:space="preserve"> from the California Water Board, who collected the data we used in this publication. In addition, we would like to thank the State of California’s Surface Water Ambient Monitoring Program, which funded most of the data collection along with Jeff Geraci, who </w:t>
      </w:r>
      <w:proofErr w:type="spellStart"/>
      <w:r>
        <w:rPr>
          <w:color w:val="1C1D1E"/>
        </w:rPr>
        <w:t>funded</w:t>
      </w:r>
      <w:proofErr w:type="spellEnd"/>
      <w:r>
        <w:rPr>
          <w:color w:val="1C1D1E"/>
        </w:rPr>
        <w:t xml:space="preserve"> the collection of the desert streams data. The authors would also like to thank Caryn Vaughn, Lawrence Weider, Katharine Marske, and Thomas </w:t>
      </w:r>
      <w:proofErr w:type="spellStart"/>
      <w:r>
        <w:rPr>
          <w:color w:val="1C1D1E"/>
        </w:rPr>
        <w:t>Neeson</w:t>
      </w:r>
      <w:proofErr w:type="spellEnd"/>
      <w:r>
        <w:rPr>
          <w:color w:val="1C1D1E"/>
        </w:rPr>
        <w:t xml:space="preserve"> for their helpful comments and edits. This project is a product of the Dry Rivers Research Coordination Network, which is supported by funding from the US National Science Foundation (2207232). </w:t>
      </w:r>
    </w:p>
    <w:p w14:paraId="259FBBEF" w14:textId="77777777" w:rsidR="00061928" w:rsidRDefault="00061928">
      <w:pPr>
        <w:rPr>
          <w:color w:val="1C1D1E"/>
        </w:rPr>
      </w:pPr>
      <w:r>
        <w:rPr>
          <w:color w:val="1C1D1E"/>
        </w:rPr>
        <w:br w:type="page"/>
      </w:r>
    </w:p>
    <w:p w14:paraId="23A8BE91" w14:textId="77777777" w:rsidR="00061928" w:rsidRDefault="00061928">
      <w:pPr>
        <w:rPr>
          <w:b/>
        </w:rPr>
      </w:pPr>
      <w:r>
        <w:rPr>
          <w:b/>
        </w:rPr>
        <w:lastRenderedPageBreak/>
        <w:t>Author Contribution Statement</w:t>
      </w:r>
    </w:p>
    <w:p w14:paraId="2729263A" w14:textId="77777777" w:rsidR="00061928" w:rsidRDefault="00061928">
      <w:pPr>
        <w:rPr>
          <w:b/>
        </w:rPr>
      </w:pPr>
    </w:p>
    <w:p w14:paraId="35A0311A" w14:textId="69C211F3" w:rsidR="00061928" w:rsidRDefault="00061928">
      <w:pPr>
        <w:rPr>
          <w:b/>
        </w:rPr>
      </w:pPr>
      <w:proofErr w:type="spellStart"/>
      <w:r>
        <w:rPr>
          <w:bCs/>
        </w:rPr>
        <w:t>Conceptualisation</w:t>
      </w:r>
      <w:proofErr w:type="spellEnd"/>
      <w:r>
        <w:rPr>
          <w:bCs/>
        </w:rPr>
        <w:t xml:space="preserve">: MHB, SCC, KSB, CNJ, DCA, MZ. Developing Methods: MHB, SCC, KSB, CNJ, DCA, CL, RM, AP, MZ. </w:t>
      </w:r>
      <w:r w:rsidR="00A34D57">
        <w:rPr>
          <w:bCs/>
        </w:rPr>
        <w:t xml:space="preserve">Conducting the research: MHB, CNJ, CL, RM, </w:t>
      </w:r>
      <w:proofErr w:type="spellStart"/>
      <w:r w:rsidR="00A34D57">
        <w:rPr>
          <w:bCs/>
        </w:rPr>
        <w:t>RStancheva</w:t>
      </w:r>
      <w:proofErr w:type="spellEnd"/>
      <w:r w:rsidR="00A34D57">
        <w:rPr>
          <w:bCs/>
        </w:rPr>
        <w:t>. Data Analysis: MHB, SCC, KSB, DCA, CL, RM, AP. Preparation figures &amp; tables: MHB, KSB, DCA.</w:t>
      </w:r>
      <w:r w:rsidR="00A34D57" w:rsidRPr="00A34D57">
        <w:rPr>
          <w:bCs/>
        </w:rPr>
        <w:t xml:space="preserve"> </w:t>
      </w:r>
      <w:r w:rsidR="00A34D57">
        <w:rPr>
          <w:bCs/>
        </w:rPr>
        <w:t xml:space="preserve">Data interpretation, writing: MHB, SCC, KSB, CNJ, DCA, CL, RM, AP, </w:t>
      </w:r>
      <w:proofErr w:type="spellStart"/>
      <w:r w:rsidR="00A34D57">
        <w:rPr>
          <w:bCs/>
        </w:rPr>
        <w:t>RStubbington</w:t>
      </w:r>
      <w:proofErr w:type="spellEnd"/>
      <w:r w:rsidR="00A34D57">
        <w:rPr>
          <w:bCs/>
        </w:rPr>
        <w:t xml:space="preserve">, </w:t>
      </w:r>
      <w:proofErr w:type="spellStart"/>
      <w:r w:rsidR="00A34D57">
        <w:rPr>
          <w:bCs/>
        </w:rPr>
        <w:t>RStancheva</w:t>
      </w:r>
      <w:proofErr w:type="spellEnd"/>
      <w:r w:rsidR="00A34D57">
        <w:rPr>
          <w:bCs/>
        </w:rPr>
        <w:t xml:space="preserve">, MZ. </w:t>
      </w:r>
      <w:r>
        <w:rPr>
          <w:b/>
        </w:rPr>
        <w:br w:type="page"/>
      </w:r>
    </w:p>
    <w:p w14:paraId="4269CB39" w14:textId="2F930128" w:rsidR="00061928" w:rsidRDefault="00061928">
      <w:pPr>
        <w:rPr>
          <w:b/>
        </w:rPr>
      </w:pPr>
      <w:r>
        <w:rPr>
          <w:b/>
        </w:rPr>
        <w:lastRenderedPageBreak/>
        <w:t>Data Availability Statement</w:t>
      </w:r>
    </w:p>
    <w:p w14:paraId="56074880" w14:textId="77777777" w:rsidR="00061928" w:rsidRDefault="00061928">
      <w:pPr>
        <w:rPr>
          <w:b/>
        </w:rPr>
      </w:pPr>
    </w:p>
    <w:p w14:paraId="14E6B9E0" w14:textId="182C5616" w:rsidR="00061928" w:rsidRDefault="00061928" w:rsidP="00061928">
      <w:pPr>
        <w:pStyle w:val="NormalWeb"/>
        <w:spacing w:before="0" w:beforeAutospacing="0" w:after="0" w:afterAutospacing="0"/>
      </w:pPr>
      <w:r>
        <w:rPr>
          <w:rFonts w:ascii="Arial" w:hAnsi="Arial" w:cs="Arial"/>
          <w:color w:val="202124"/>
          <w:sz w:val="22"/>
          <w:szCs w:val="22"/>
          <w:shd w:val="clear" w:color="auto" w:fill="FFFFFF"/>
        </w:rPr>
        <w:t xml:space="preserve">Data are available through the California Environmental Data Exchange Network (CEDEN, </w:t>
      </w:r>
      <w:hyperlink r:id="rId13" w:history="1">
        <w:r>
          <w:rPr>
            <w:rStyle w:val="Hyperlink"/>
            <w:rFonts w:ascii="Arial" w:hAnsi="Arial" w:cs="Arial"/>
            <w:color w:val="1155CC"/>
            <w:sz w:val="22"/>
            <w:szCs w:val="22"/>
            <w:shd w:val="clear" w:color="auto" w:fill="FFFFFF"/>
          </w:rPr>
          <w:t>www.ceden.org</w:t>
        </w:r>
      </w:hyperlink>
      <w:r>
        <w:rPr>
          <w:rFonts w:ascii="Arial" w:hAnsi="Arial" w:cs="Arial"/>
          <w:color w:val="202124"/>
          <w:sz w:val="22"/>
          <w:szCs w:val="22"/>
          <w:shd w:val="clear" w:color="auto" w:fill="FFFFFF"/>
        </w:rPr>
        <w:t>). Data also available through GitHub, along with code used in analyses (</w:t>
      </w:r>
      <w:r w:rsidRPr="00061928">
        <w:rPr>
          <w:rFonts w:ascii="Arial" w:hAnsi="Arial" w:cs="Arial"/>
          <w:color w:val="202124"/>
          <w:sz w:val="22"/>
          <w:szCs w:val="22"/>
          <w:shd w:val="clear" w:color="auto" w:fill="FFFFFF"/>
        </w:rPr>
        <w:t>https://github.com/shelleydunkey/drying_wetting_regimes_assemblages</w:t>
      </w:r>
      <w:r>
        <w:rPr>
          <w:rFonts w:ascii="Arial" w:hAnsi="Arial" w:cs="Arial"/>
          <w:color w:val="202124"/>
          <w:sz w:val="22"/>
          <w:szCs w:val="22"/>
          <w:shd w:val="clear" w:color="auto" w:fill="FFFFFF"/>
        </w:rPr>
        <w:t>).</w:t>
      </w:r>
    </w:p>
    <w:p w14:paraId="71BDFEAF" w14:textId="39B94DB4" w:rsidR="00061928" w:rsidRDefault="00061928">
      <w:pPr>
        <w:rPr>
          <w:b/>
        </w:rPr>
      </w:pPr>
      <w:r>
        <w:rPr>
          <w:b/>
        </w:rPr>
        <w:br w:type="page"/>
      </w:r>
    </w:p>
    <w:p w14:paraId="1DA721E5" w14:textId="77777777" w:rsidR="00A34D57" w:rsidRDefault="00A34D57">
      <w:pPr>
        <w:rPr>
          <w:b/>
        </w:rPr>
      </w:pPr>
      <w:r>
        <w:rPr>
          <w:b/>
        </w:rPr>
        <w:lastRenderedPageBreak/>
        <w:t>Conflict of Interest Statement</w:t>
      </w:r>
    </w:p>
    <w:p w14:paraId="428AF639" w14:textId="77777777" w:rsidR="00A34D57" w:rsidRDefault="00A34D57">
      <w:pPr>
        <w:rPr>
          <w:b/>
        </w:rPr>
      </w:pPr>
    </w:p>
    <w:p w14:paraId="4E065A86" w14:textId="3871B763" w:rsidR="00A34D57" w:rsidRDefault="00A34D57">
      <w:pPr>
        <w:rPr>
          <w:b/>
        </w:rPr>
      </w:pPr>
      <w:r>
        <w:rPr>
          <w:bCs/>
        </w:rPr>
        <w:t>The authors confirm they have no conflict of interest.</w:t>
      </w:r>
      <w:r>
        <w:rPr>
          <w:b/>
        </w:rPr>
        <w:br w:type="page"/>
      </w:r>
    </w:p>
    <w:p w14:paraId="56946DDC" w14:textId="5537856C" w:rsidR="0014038D" w:rsidRDefault="006632A2">
      <w:r>
        <w:rPr>
          <w:b/>
        </w:rPr>
        <w:lastRenderedPageBreak/>
        <w:t>References</w:t>
      </w:r>
    </w:p>
    <w:p w14:paraId="17476332" w14:textId="77777777" w:rsidR="0014038D" w:rsidRDefault="0014038D">
      <w:pPr>
        <w:widowControl w:val="0"/>
        <w:spacing w:line="240" w:lineRule="auto"/>
        <w:ind w:left="720"/>
      </w:pPr>
    </w:p>
    <w:p w14:paraId="28B53993" w14:textId="77777777" w:rsidR="0014038D" w:rsidRDefault="006632A2">
      <w:pPr>
        <w:widowControl w:val="0"/>
        <w:pBdr>
          <w:top w:val="nil"/>
          <w:left w:val="nil"/>
          <w:bottom w:val="nil"/>
          <w:right w:val="nil"/>
          <w:between w:val="nil"/>
        </w:pBdr>
        <w:spacing w:line="240" w:lineRule="auto"/>
        <w:ind w:left="720" w:hanging="720"/>
      </w:pPr>
      <w:r>
        <w:t xml:space="preserve">Aguiar ACF, Neres-Lima V, Moulton TP. 2017. Relationships of shredders, leaf processing and organic matter along a canopy cover gradient in tropical streams. Journal of Limnology. 77(1). </w:t>
      </w:r>
      <w:hyperlink r:id="rId14">
        <w:r>
          <w:t>https://doi.org/10.4081/jlimnol.2017.1684</w:t>
        </w:r>
      </w:hyperlink>
    </w:p>
    <w:p w14:paraId="4B6E9006" w14:textId="77777777" w:rsidR="0014038D" w:rsidRDefault="006632A2">
      <w:pPr>
        <w:widowControl w:val="0"/>
        <w:pBdr>
          <w:top w:val="nil"/>
          <w:left w:val="nil"/>
          <w:bottom w:val="nil"/>
          <w:right w:val="nil"/>
          <w:between w:val="nil"/>
        </w:pBdr>
        <w:spacing w:line="240" w:lineRule="auto"/>
        <w:ind w:left="720" w:hanging="720"/>
      </w:pPr>
      <w:r>
        <w:t xml:space="preserve">Archdeacon TP, </w:t>
      </w:r>
      <w:proofErr w:type="spellStart"/>
      <w:r>
        <w:t>Reale</w:t>
      </w:r>
      <w:proofErr w:type="spellEnd"/>
      <w:r>
        <w:t xml:space="preserve"> JK. 2020. No quarter: Lack of refuge during flow intermittency results in catastrophic mortality of an imperiled minnow. Freshwater Biology. 65(12):2108–2123. </w:t>
      </w:r>
      <w:hyperlink r:id="rId15">
        <w:r>
          <w:t>https://doi.org/10.1111/fwb.13607</w:t>
        </w:r>
      </w:hyperlink>
    </w:p>
    <w:p w14:paraId="6B9804ED" w14:textId="77777777" w:rsidR="0014038D" w:rsidRDefault="006632A2">
      <w:pPr>
        <w:widowControl w:val="0"/>
        <w:pBdr>
          <w:top w:val="nil"/>
          <w:left w:val="nil"/>
          <w:bottom w:val="nil"/>
          <w:right w:val="nil"/>
          <w:between w:val="nil"/>
        </w:pBdr>
        <w:spacing w:line="240" w:lineRule="auto"/>
        <w:ind w:left="720" w:hanging="720"/>
      </w:pPr>
      <w:r>
        <w:t xml:space="preserve">Arscott DB, </w:t>
      </w:r>
      <w:proofErr w:type="spellStart"/>
      <w:r>
        <w:t>Larned</w:t>
      </w:r>
      <w:proofErr w:type="spellEnd"/>
      <w:r>
        <w:t xml:space="preserve"> S, </w:t>
      </w:r>
      <w:proofErr w:type="spellStart"/>
      <w:r>
        <w:t>Scarsbrook</w:t>
      </w:r>
      <w:proofErr w:type="spellEnd"/>
      <w:r>
        <w:t xml:space="preserve"> MR, Lambert P. 2010. Aquatic invertebrate community structure along an intermittence gradient: Selwyn River, New Zealand. Journal of the North American </w:t>
      </w:r>
      <w:proofErr w:type="spellStart"/>
      <w:r>
        <w:t>Benthological</w:t>
      </w:r>
      <w:proofErr w:type="spellEnd"/>
      <w:r>
        <w:t xml:space="preserve"> Society. 29(2):530–545. </w:t>
      </w:r>
      <w:hyperlink r:id="rId16">
        <w:r>
          <w:t>https://doi.org/10.1899/08-124.1</w:t>
        </w:r>
      </w:hyperlink>
    </w:p>
    <w:p w14:paraId="4201F4A1" w14:textId="77777777" w:rsidR="0014038D" w:rsidRDefault="006632A2">
      <w:pPr>
        <w:widowControl w:val="0"/>
        <w:pBdr>
          <w:top w:val="nil"/>
          <w:left w:val="nil"/>
          <w:bottom w:val="nil"/>
          <w:right w:val="nil"/>
          <w:between w:val="nil"/>
        </w:pBdr>
        <w:spacing w:line="240" w:lineRule="auto"/>
        <w:ind w:left="720" w:hanging="720"/>
      </w:pPr>
      <w:r>
        <w:t xml:space="preserve">Aspin T, House A. 2022. Alpha and beta diversity and species co-occurrence patterns in headwaters supporting rare intermittent-stream specialists. Freshwater Biology. 67(7):1188–1202. </w:t>
      </w:r>
      <w:hyperlink r:id="rId17">
        <w:r>
          <w:t>https://doi.org/10.1111/fwb.13910</w:t>
        </w:r>
      </w:hyperlink>
    </w:p>
    <w:p w14:paraId="60129A21" w14:textId="77777777" w:rsidR="0014038D" w:rsidRDefault="006632A2">
      <w:pPr>
        <w:widowControl w:val="0"/>
        <w:pBdr>
          <w:top w:val="nil"/>
          <w:left w:val="nil"/>
          <w:bottom w:val="nil"/>
          <w:right w:val="nil"/>
          <w:between w:val="nil"/>
        </w:pBdr>
        <w:spacing w:line="240" w:lineRule="auto"/>
        <w:ind w:left="720" w:hanging="720"/>
      </w:pPr>
      <w:r>
        <w:t xml:space="preserve">Aspin TWH, Matthews TJ, Khamis K, Milner AM, Wang Z, O’Callaghan MJ, Ledger ME. 2018. Drought intensification drives turnover of structure and function in stream invertebrate communities. </w:t>
      </w:r>
      <w:proofErr w:type="spellStart"/>
      <w:r>
        <w:t>Ecography</w:t>
      </w:r>
      <w:proofErr w:type="spellEnd"/>
      <w:r>
        <w:t xml:space="preserve">. </w:t>
      </w:r>
      <w:hyperlink r:id="rId18">
        <w:r>
          <w:t>https://doi.org/10.1111/ecog.03711</w:t>
        </w:r>
      </w:hyperlink>
    </w:p>
    <w:p w14:paraId="44AFD56E" w14:textId="77777777" w:rsidR="0014038D" w:rsidRDefault="006632A2">
      <w:pPr>
        <w:widowControl w:val="0"/>
        <w:pBdr>
          <w:top w:val="nil"/>
          <w:left w:val="nil"/>
          <w:bottom w:val="nil"/>
          <w:right w:val="nil"/>
          <w:between w:val="nil"/>
        </w:pBdr>
        <w:spacing w:line="240" w:lineRule="auto"/>
        <w:ind w:left="720" w:hanging="720"/>
      </w:pPr>
      <w:r>
        <w:t xml:space="preserve">Atkinson CL, Cooper JT. 2016. Benthic algal community composition across a watershed: coupling processes between land and water. </w:t>
      </w:r>
      <w:proofErr w:type="spellStart"/>
      <w:r>
        <w:t>Aquat</w:t>
      </w:r>
      <w:proofErr w:type="spellEnd"/>
      <w:r>
        <w:t xml:space="preserve"> Ecol. 50(2):315–326. </w:t>
      </w:r>
      <w:hyperlink r:id="rId19">
        <w:r>
          <w:t>https://doi.org/10.1007/s10452-016-9580-5</w:t>
        </w:r>
      </w:hyperlink>
    </w:p>
    <w:p w14:paraId="289BB6F4" w14:textId="77777777" w:rsidR="0014038D" w:rsidRDefault="006632A2">
      <w:pPr>
        <w:widowControl w:val="0"/>
        <w:pBdr>
          <w:top w:val="nil"/>
          <w:left w:val="nil"/>
          <w:bottom w:val="nil"/>
          <w:right w:val="nil"/>
          <w:between w:val="nil"/>
        </w:pBdr>
        <w:spacing w:line="240" w:lineRule="auto"/>
        <w:ind w:left="720" w:hanging="720"/>
      </w:pPr>
      <w:proofErr w:type="spellStart"/>
      <w:r>
        <w:t>Barthès</w:t>
      </w:r>
      <w:proofErr w:type="spellEnd"/>
      <w:r>
        <w:t xml:space="preserve"> A, </w:t>
      </w:r>
      <w:proofErr w:type="spellStart"/>
      <w:r>
        <w:t>Leflaive</w:t>
      </w:r>
      <w:proofErr w:type="spellEnd"/>
      <w:r>
        <w:t xml:space="preserve"> J, Coulon S, Peres F, Rols J-L, Ten-</w:t>
      </w:r>
      <w:proofErr w:type="spellStart"/>
      <w:r>
        <w:t>Hage</w:t>
      </w:r>
      <w:proofErr w:type="spellEnd"/>
      <w:r>
        <w:t xml:space="preserve"> L. 2015. Impact of Drought on Diatom Communities and the Consequences for the use of Diatom Index Values in the River </w:t>
      </w:r>
      <w:proofErr w:type="spellStart"/>
      <w:r>
        <w:t>Maureillas</w:t>
      </w:r>
      <w:proofErr w:type="spellEnd"/>
      <w:r>
        <w:t xml:space="preserve"> (</w:t>
      </w:r>
      <w:proofErr w:type="spellStart"/>
      <w:r>
        <w:t>Pyrénées-Orientales</w:t>
      </w:r>
      <w:proofErr w:type="spellEnd"/>
      <w:r>
        <w:t xml:space="preserve">, France). River Research and Applications. 31(8):993–1002. </w:t>
      </w:r>
      <w:hyperlink r:id="rId20">
        <w:r>
          <w:t>https://doi.org/10.1002/rra.2793</w:t>
        </w:r>
      </w:hyperlink>
    </w:p>
    <w:p w14:paraId="78C667E2" w14:textId="77777777" w:rsidR="0014038D" w:rsidRDefault="006632A2">
      <w:pPr>
        <w:widowControl w:val="0"/>
        <w:pBdr>
          <w:top w:val="nil"/>
          <w:left w:val="nil"/>
          <w:bottom w:val="nil"/>
          <w:right w:val="nil"/>
          <w:between w:val="nil"/>
        </w:pBdr>
        <w:spacing w:line="240" w:lineRule="auto"/>
        <w:ind w:left="720" w:hanging="720"/>
      </w:pPr>
      <w:proofErr w:type="spellStart"/>
      <w:r>
        <w:t>Bartoń</w:t>
      </w:r>
      <w:proofErr w:type="spellEnd"/>
      <w:r>
        <w:t xml:space="preserve"> K. 2022. </w:t>
      </w:r>
      <w:proofErr w:type="spellStart"/>
      <w:r>
        <w:t>MuMIn</w:t>
      </w:r>
      <w:proofErr w:type="spellEnd"/>
      <w:r>
        <w:t xml:space="preserve">: Multi-Model Inference. </w:t>
      </w:r>
      <w:hyperlink r:id="rId21">
        <w:r>
          <w:t>https://CRAN.R-project.org/package=MuMIn</w:t>
        </w:r>
      </w:hyperlink>
    </w:p>
    <w:p w14:paraId="6E8C409C" w14:textId="77777777" w:rsidR="0014038D" w:rsidRDefault="006632A2">
      <w:pPr>
        <w:widowControl w:val="0"/>
        <w:pBdr>
          <w:top w:val="nil"/>
          <w:left w:val="nil"/>
          <w:bottom w:val="nil"/>
          <w:right w:val="nil"/>
          <w:between w:val="nil"/>
        </w:pBdr>
        <w:spacing w:line="240" w:lineRule="auto"/>
        <w:ind w:left="720" w:hanging="720"/>
      </w:pPr>
      <w:r>
        <w:t xml:space="preserve">Bates D, </w:t>
      </w:r>
      <w:proofErr w:type="spellStart"/>
      <w:r>
        <w:t>Maechler</w:t>
      </w:r>
      <w:proofErr w:type="spellEnd"/>
      <w:r>
        <w:t xml:space="preserve"> M, </w:t>
      </w:r>
      <w:proofErr w:type="spellStart"/>
      <w:r>
        <w:t>Bolker</w:t>
      </w:r>
      <w:proofErr w:type="spellEnd"/>
      <w:r>
        <w:t xml:space="preserve"> B, Walker S, Christensen RHB, </w:t>
      </w:r>
      <w:proofErr w:type="spellStart"/>
      <w:r>
        <w:t>Singmann</w:t>
      </w:r>
      <w:proofErr w:type="spellEnd"/>
      <w:r>
        <w:t xml:space="preserve"> H, Dai B, </w:t>
      </w:r>
      <w:proofErr w:type="spellStart"/>
      <w:r>
        <w:t>Scheipl</w:t>
      </w:r>
      <w:proofErr w:type="spellEnd"/>
      <w:r>
        <w:t xml:space="preserve"> F, </w:t>
      </w:r>
      <w:proofErr w:type="spellStart"/>
      <w:r>
        <w:t>Grothendieck</w:t>
      </w:r>
      <w:proofErr w:type="spellEnd"/>
      <w:r>
        <w:t xml:space="preserve"> G, et al. 2022. lme4: Linear Mixed-Effects Models using “Eigen” and S4. </w:t>
      </w:r>
      <w:hyperlink r:id="rId22">
        <w:r>
          <w:t>https://CRAN.R-project.org/package=lme4</w:t>
        </w:r>
      </w:hyperlink>
    </w:p>
    <w:p w14:paraId="15979616" w14:textId="77777777" w:rsidR="0014038D" w:rsidRDefault="006632A2">
      <w:pPr>
        <w:widowControl w:val="0"/>
        <w:pBdr>
          <w:top w:val="nil"/>
          <w:left w:val="nil"/>
          <w:bottom w:val="nil"/>
          <w:right w:val="nil"/>
          <w:between w:val="nil"/>
        </w:pBdr>
        <w:spacing w:line="240" w:lineRule="auto"/>
        <w:ind w:left="720" w:hanging="720"/>
      </w:pPr>
      <w:proofErr w:type="spellStart"/>
      <w:r>
        <w:t>Bogan</w:t>
      </w:r>
      <w:proofErr w:type="spellEnd"/>
      <w:r>
        <w:t xml:space="preserve"> MT, Boersma KS. 2012. Aerial dispersal of aquatic invertebrates along and away from arid-land streams. Freshwater Science. 31(4):1131–1144. </w:t>
      </w:r>
      <w:hyperlink r:id="rId23">
        <w:r>
          <w:t>https://doi.org/10.1899/12-066.1</w:t>
        </w:r>
      </w:hyperlink>
    </w:p>
    <w:p w14:paraId="736595BE" w14:textId="77777777" w:rsidR="0014038D" w:rsidRDefault="006632A2">
      <w:pPr>
        <w:widowControl w:val="0"/>
        <w:pBdr>
          <w:top w:val="nil"/>
          <w:left w:val="nil"/>
          <w:bottom w:val="nil"/>
          <w:right w:val="nil"/>
          <w:between w:val="nil"/>
        </w:pBdr>
        <w:spacing w:line="240" w:lineRule="auto"/>
        <w:ind w:left="720" w:hanging="720"/>
      </w:pPr>
      <w:proofErr w:type="spellStart"/>
      <w:r>
        <w:rPr>
          <w:highlight w:val="white"/>
        </w:rPr>
        <w:t>Bogan</w:t>
      </w:r>
      <w:proofErr w:type="spellEnd"/>
      <w:r>
        <w:rPr>
          <w:highlight w:val="white"/>
        </w:rPr>
        <w:t>, M.T., Boersma, K.S. &amp; Lytle, D.A. (2013) Flow intermittency alters longitudinal patterns of invertebrate diversity and assemblage</w:t>
      </w:r>
      <w:r>
        <w:rPr>
          <w:rFonts w:ascii="Roboto" w:eastAsia="Roboto" w:hAnsi="Roboto" w:cs="Roboto"/>
          <w:highlight w:val="white"/>
        </w:rPr>
        <w:t xml:space="preserve"> composition in an arid-land stream network. Freshwater Biology, 58, 1016-1028</w:t>
      </w:r>
    </w:p>
    <w:p w14:paraId="1B2E8C5E" w14:textId="77777777" w:rsidR="0014038D" w:rsidRDefault="006632A2">
      <w:pPr>
        <w:widowControl w:val="0"/>
        <w:pBdr>
          <w:top w:val="nil"/>
          <w:left w:val="nil"/>
          <w:bottom w:val="nil"/>
          <w:right w:val="nil"/>
          <w:between w:val="nil"/>
        </w:pBdr>
        <w:spacing w:line="240" w:lineRule="auto"/>
        <w:ind w:left="720" w:hanging="720"/>
      </w:pPr>
      <w:proofErr w:type="spellStart"/>
      <w:r>
        <w:t>Bogan</w:t>
      </w:r>
      <w:proofErr w:type="spellEnd"/>
      <w:r>
        <w:t xml:space="preserve"> MT, Chester ET, </w:t>
      </w:r>
      <w:proofErr w:type="spellStart"/>
      <w:r>
        <w:t>Datry</w:t>
      </w:r>
      <w:proofErr w:type="spellEnd"/>
      <w:r>
        <w:t xml:space="preserve"> T, Murphy AL, Robson BJ, </w:t>
      </w:r>
      <w:proofErr w:type="spellStart"/>
      <w:r>
        <w:t>Ruhi</w:t>
      </w:r>
      <w:proofErr w:type="spellEnd"/>
      <w:r>
        <w:t xml:space="preserve"> A, Stubbington R, Whitney JE. 2017. Resistance, Resilience, and Community Recovery in Intermittent Rivers and Ephemeral Streams. In: Intermittent Rivers and Ephemeral Streams: Elsevier; p. 349–376. </w:t>
      </w:r>
      <w:hyperlink r:id="rId24">
        <w:r>
          <w:t>https://doi.org/10.1016/B978-0-12-803835-2.00013-9</w:t>
        </w:r>
      </w:hyperlink>
    </w:p>
    <w:p w14:paraId="63CBACD1" w14:textId="77777777" w:rsidR="0014038D" w:rsidRDefault="006632A2">
      <w:pPr>
        <w:widowControl w:val="0"/>
        <w:pBdr>
          <w:top w:val="nil"/>
          <w:left w:val="nil"/>
          <w:bottom w:val="nil"/>
          <w:right w:val="nil"/>
          <w:between w:val="nil"/>
        </w:pBdr>
        <w:spacing w:line="240" w:lineRule="auto"/>
        <w:ind w:left="720" w:hanging="720"/>
      </w:pPr>
      <w:proofErr w:type="spellStart"/>
      <w:r>
        <w:t>Bogan</w:t>
      </w:r>
      <w:proofErr w:type="spellEnd"/>
      <w:r>
        <w:t xml:space="preserve"> MT, Hwan JL, Cervantes-Yoshida K, Ponce J, Carlson SM. 2017. Aquatic invertebrate communities exhibit both resistance and resilience to seasonal drying in an intermittent coastal stream. </w:t>
      </w:r>
      <w:proofErr w:type="spellStart"/>
      <w:r>
        <w:t>Hydrobiologia</w:t>
      </w:r>
      <w:proofErr w:type="spellEnd"/>
      <w:r>
        <w:t xml:space="preserve">. 799(1):123–133. </w:t>
      </w:r>
      <w:hyperlink r:id="rId25">
        <w:r>
          <w:t>https://doi.org/10.1007/s10750-017-3205-4</w:t>
        </w:r>
      </w:hyperlink>
    </w:p>
    <w:p w14:paraId="17B1B062" w14:textId="77777777" w:rsidR="0014038D" w:rsidRDefault="006632A2">
      <w:pPr>
        <w:widowControl w:val="0"/>
        <w:pBdr>
          <w:top w:val="nil"/>
          <w:left w:val="nil"/>
          <w:bottom w:val="nil"/>
          <w:right w:val="nil"/>
          <w:between w:val="nil"/>
        </w:pBdr>
        <w:spacing w:line="240" w:lineRule="auto"/>
        <w:ind w:left="720" w:hanging="720"/>
      </w:pPr>
      <w:proofErr w:type="spellStart"/>
      <w:r>
        <w:t>Bonada</w:t>
      </w:r>
      <w:proofErr w:type="spellEnd"/>
      <w:r>
        <w:t xml:space="preserve"> N, </w:t>
      </w:r>
      <w:proofErr w:type="spellStart"/>
      <w:r>
        <w:t>Dolédec</w:t>
      </w:r>
      <w:proofErr w:type="spellEnd"/>
      <w:r>
        <w:t xml:space="preserve"> S, </w:t>
      </w:r>
      <w:proofErr w:type="spellStart"/>
      <w:r>
        <w:t>Statzner</w:t>
      </w:r>
      <w:proofErr w:type="spellEnd"/>
      <w:r>
        <w:t xml:space="preserve"> B. 2007. Taxonomic and biological trait differences of stream macroinvertebrate communities between </w:t>
      </w:r>
      <w:proofErr w:type="spellStart"/>
      <w:r>
        <w:t>mediterranean</w:t>
      </w:r>
      <w:proofErr w:type="spellEnd"/>
      <w:r>
        <w:t xml:space="preserve"> and temperate regions: implications for future climatic scenarios. Global Change Biology. 13(8):1658–1671. </w:t>
      </w:r>
      <w:hyperlink r:id="rId26">
        <w:r>
          <w:t>https://doi.org/10.1111/j.1365-2486.2007.01375.x</w:t>
        </w:r>
      </w:hyperlink>
    </w:p>
    <w:p w14:paraId="16C86D01" w14:textId="77777777" w:rsidR="0014038D" w:rsidRDefault="006632A2">
      <w:pPr>
        <w:widowControl w:val="0"/>
        <w:pBdr>
          <w:top w:val="nil"/>
          <w:left w:val="nil"/>
          <w:bottom w:val="nil"/>
          <w:right w:val="nil"/>
          <w:between w:val="nil"/>
        </w:pBdr>
        <w:spacing w:line="240" w:lineRule="auto"/>
        <w:ind w:left="720" w:hanging="720"/>
      </w:pPr>
      <w:proofErr w:type="spellStart"/>
      <w:r>
        <w:t>Bonada</w:t>
      </w:r>
      <w:proofErr w:type="spellEnd"/>
      <w:r>
        <w:t xml:space="preserve"> N, </w:t>
      </w:r>
      <w:proofErr w:type="spellStart"/>
      <w:r>
        <w:t>Resh</w:t>
      </w:r>
      <w:proofErr w:type="spellEnd"/>
      <w:r>
        <w:t xml:space="preserve"> VH. 2013. Mediterranean-climate streams and rivers: geographically separated but ecologically comparable freshwater systems. </w:t>
      </w:r>
      <w:proofErr w:type="spellStart"/>
      <w:r>
        <w:t>Hydrobiologia</w:t>
      </w:r>
      <w:proofErr w:type="spellEnd"/>
      <w:r>
        <w:t xml:space="preserve">. 719(1):1–29. </w:t>
      </w:r>
      <w:hyperlink r:id="rId27">
        <w:r>
          <w:t>https://doi.org/10.1007/s10750-013-1634-2</w:t>
        </w:r>
      </w:hyperlink>
    </w:p>
    <w:p w14:paraId="220A8B31" w14:textId="77777777" w:rsidR="0014038D" w:rsidRDefault="006632A2">
      <w:pPr>
        <w:widowControl w:val="0"/>
        <w:pBdr>
          <w:top w:val="nil"/>
          <w:left w:val="nil"/>
          <w:bottom w:val="nil"/>
          <w:right w:val="nil"/>
          <w:between w:val="nil"/>
        </w:pBdr>
        <w:spacing w:line="240" w:lineRule="auto"/>
        <w:ind w:left="720" w:hanging="720"/>
      </w:pPr>
      <w:r>
        <w:lastRenderedPageBreak/>
        <w:t xml:space="preserve">Boulton AJ. 2003. Parallels and contrasts in the effects of drought on stream macroinvertebrate assemblages. Freshwater Biology. 48(7):1173–1185. </w:t>
      </w:r>
      <w:hyperlink r:id="rId28">
        <w:r>
          <w:t>https://doi.org/10.1046/j.1365-2427.2003.01084.x</w:t>
        </w:r>
      </w:hyperlink>
    </w:p>
    <w:p w14:paraId="098AA9C0" w14:textId="77777777" w:rsidR="0014038D" w:rsidRDefault="006632A2">
      <w:pPr>
        <w:widowControl w:val="0"/>
        <w:pBdr>
          <w:top w:val="nil"/>
          <w:left w:val="nil"/>
          <w:bottom w:val="nil"/>
          <w:right w:val="nil"/>
          <w:between w:val="nil"/>
        </w:pBdr>
        <w:spacing w:line="240" w:lineRule="auto"/>
        <w:ind w:left="720" w:hanging="720"/>
      </w:pPr>
      <w:r>
        <w:t xml:space="preserve">Busch MH, Costigan KH, Fritz KM, </w:t>
      </w:r>
      <w:proofErr w:type="spellStart"/>
      <w:r>
        <w:t>Datry</w:t>
      </w:r>
      <w:proofErr w:type="spellEnd"/>
      <w:r>
        <w:t xml:space="preserve"> T, </w:t>
      </w:r>
      <w:proofErr w:type="spellStart"/>
      <w:r>
        <w:t>Krabbenhoft</w:t>
      </w:r>
      <w:proofErr w:type="spellEnd"/>
      <w:r>
        <w:t xml:space="preserve"> CA, Hammond JC, Zimmer MA, </w:t>
      </w:r>
      <w:proofErr w:type="spellStart"/>
      <w:r>
        <w:t>Shanafield</w:t>
      </w:r>
      <w:proofErr w:type="spellEnd"/>
      <w:r>
        <w:t xml:space="preserve"> M, Kampf SK, Mims MC, et al. 2020. What’s in a name? Patterns, trends, and suggestions for defining non-perennial rivers and streams. Water. 12. https://doi.org/doi.org/10.3390/w12071980</w:t>
      </w:r>
    </w:p>
    <w:p w14:paraId="279EE126" w14:textId="77777777" w:rsidR="0014038D" w:rsidRDefault="006632A2">
      <w:pPr>
        <w:widowControl w:val="0"/>
        <w:pBdr>
          <w:top w:val="nil"/>
          <w:left w:val="nil"/>
          <w:bottom w:val="nil"/>
          <w:right w:val="nil"/>
          <w:between w:val="nil"/>
        </w:pBdr>
        <w:spacing w:line="240" w:lineRule="auto"/>
        <w:ind w:left="720" w:hanging="720"/>
      </w:pPr>
      <w:proofErr w:type="spellStart"/>
      <w:r>
        <w:t>Cazaubon</w:t>
      </w:r>
      <w:proofErr w:type="spellEnd"/>
      <w:r>
        <w:t xml:space="preserve"> A, </w:t>
      </w:r>
      <w:proofErr w:type="spellStart"/>
      <w:r>
        <w:t>Giudicelli</w:t>
      </w:r>
      <w:proofErr w:type="spellEnd"/>
      <w:r>
        <w:t xml:space="preserve"> J. 1999. Impact of the residual flow on the physical characteristics and benthic community (algae, invertebrates) of a regulated Mediterranean river: the Durance, France. Regulated Rivers: Research &amp; Management. 15(5):441–461. </w:t>
      </w:r>
      <w:hyperlink r:id="rId29">
        <w:r>
          <w:rPr>
            <w:color w:val="1155CC"/>
            <w:u w:val="single"/>
          </w:rPr>
          <w:t>https://doi.org/10.1002/(SICI)1099-1646(199909/10)15:5</w:t>
        </w:r>
      </w:hyperlink>
      <w:r>
        <w:t>&lt;</w:t>
      </w:r>
      <w:proofErr w:type="gramStart"/>
      <w:r>
        <w:t>441::</w:t>
      </w:r>
      <w:proofErr w:type="gramEnd"/>
      <w:r>
        <w:t>AID-RRR558&gt;3.0.CO;2-9</w:t>
      </w:r>
    </w:p>
    <w:p w14:paraId="153043B4" w14:textId="77777777" w:rsidR="0014038D" w:rsidRDefault="006632A2">
      <w:pPr>
        <w:widowControl w:val="0"/>
        <w:pBdr>
          <w:top w:val="nil"/>
          <w:left w:val="nil"/>
          <w:bottom w:val="nil"/>
          <w:right w:val="nil"/>
          <w:between w:val="nil"/>
        </w:pBdr>
        <w:spacing w:line="240" w:lineRule="auto"/>
        <w:ind w:left="720" w:hanging="720"/>
      </w:pPr>
      <w:r>
        <w:t xml:space="preserve">Chanut PCM, </w:t>
      </w:r>
      <w:proofErr w:type="spellStart"/>
      <w:r>
        <w:t>Siebers</w:t>
      </w:r>
      <w:proofErr w:type="spellEnd"/>
      <w:r>
        <w:t xml:space="preserve"> AR, Robinson CT. 2020. Flood disturbance affects macroinvertebrate food chain length in an alluvial river floodplain. Freshwater Biology. 65(3):490–501. </w:t>
      </w:r>
      <w:hyperlink r:id="rId30">
        <w:r>
          <w:t>https://doi.org/10.1111/fwb.13445</w:t>
        </w:r>
      </w:hyperlink>
    </w:p>
    <w:p w14:paraId="77A1FC25" w14:textId="77777777" w:rsidR="0014038D" w:rsidRDefault="006632A2">
      <w:pPr>
        <w:widowControl w:val="0"/>
        <w:pBdr>
          <w:top w:val="nil"/>
          <w:left w:val="nil"/>
          <w:bottom w:val="nil"/>
          <w:right w:val="nil"/>
          <w:between w:val="nil"/>
        </w:pBdr>
        <w:spacing w:line="240" w:lineRule="auto"/>
        <w:ind w:left="720" w:hanging="720"/>
      </w:pPr>
      <w:r>
        <w:t xml:space="preserve">Colls M, </w:t>
      </w:r>
      <w:proofErr w:type="spellStart"/>
      <w:r>
        <w:t>Timoner</w:t>
      </w:r>
      <w:proofErr w:type="spellEnd"/>
      <w:r>
        <w:t xml:space="preserve"> X, Font C, </w:t>
      </w:r>
      <w:proofErr w:type="spellStart"/>
      <w:r>
        <w:t>Sabater</w:t>
      </w:r>
      <w:proofErr w:type="spellEnd"/>
      <w:r>
        <w:t xml:space="preserve"> S, </w:t>
      </w:r>
      <w:proofErr w:type="spellStart"/>
      <w:r>
        <w:t>Acuña</w:t>
      </w:r>
      <w:proofErr w:type="spellEnd"/>
      <w:r>
        <w:t xml:space="preserve"> V. 2019. Effects of Duration, Frequency, and Severity of the Non-flow Period on Stream Biofilm Metabolism. Ecosystems. 22(6):1393–1405. </w:t>
      </w:r>
      <w:hyperlink r:id="rId31">
        <w:r>
          <w:t>https://doi.org/10.1007/s10021-019-00345-1</w:t>
        </w:r>
      </w:hyperlink>
    </w:p>
    <w:p w14:paraId="1C531AA5" w14:textId="77777777" w:rsidR="0014038D" w:rsidRDefault="006632A2">
      <w:pPr>
        <w:widowControl w:val="0"/>
        <w:pBdr>
          <w:top w:val="nil"/>
          <w:left w:val="nil"/>
          <w:bottom w:val="nil"/>
          <w:right w:val="nil"/>
          <w:between w:val="nil"/>
        </w:pBdr>
        <w:spacing w:line="240" w:lineRule="auto"/>
        <w:ind w:left="720" w:hanging="720"/>
      </w:pPr>
      <w:r>
        <w:t xml:space="preserve">Cover MR, Seo JH, </w:t>
      </w:r>
      <w:proofErr w:type="spellStart"/>
      <w:r>
        <w:t>Resh</w:t>
      </w:r>
      <w:proofErr w:type="spellEnd"/>
      <w:r>
        <w:t xml:space="preserve"> VH. 2015. Life History, Burrowing Behavior, and Distribution of </w:t>
      </w:r>
      <w:proofErr w:type="spellStart"/>
      <w:r>
        <w:t>Neohermes</w:t>
      </w:r>
      <w:proofErr w:type="spellEnd"/>
      <w:r>
        <w:t xml:space="preserve"> </w:t>
      </w:r>
      <w:proofErr w:type="spellStart"/>
      <w:r>
        <w:t>filicornis</w:t>
      </w:r>
      <w:proofErr w:type="spellEnd"/>
      <w:r>
        <w:t xml:space="preserve"> (Megaloptera: </w:t>
      </w:r>
      <w:proofErr w:type="spellStart"/>
      <w:r>
        <w:t>Corydalidae</w:t>
      </w:r>
      <w:proofErr w:type="spellEnd"/>
      <w:r>
        <w:t xml:space="preserve">), a Long-Lived Aquatic Insect in Intermittent Streams. </w:t>
      </w:r>
      <w:proofErr w:type="spellStart"/>
      <w:r>
        <w:t>wnan</w:t>
      </w:r>
      <w:proofErr w:type="spellEnd"/>
      <w:r>
        <w:t xml:space="preserve">. 75(4):474–490. </w:t>
      </w:r>
      <w:hyperlink r:id="rId32">
        <w:r>
          <w:t>https://doi.org/10.3398/064.075.0405</w:t>
        </w:r>
      </w:hyperlink>
    </w:p>
    <w:p w14:paraId="3B31E184" w14:textId="77777777" w:rsidR="0014038D" w:rsidRDefault="006632A2">
      <w:pPr>
        <w:widowControl w:val="0"/>
        <w:pBdr>
          <w:top w:val="nil"/>
          <w:left w:val="nil"/>
          <w:bottom w:val="nil"/>
          <w:right w:val="nil"/>
          <w:between w:val="nil"/>
        </w:pBdr>
        <w:spacing w:line="240" w:lineRule="auto"/>
        <w:ind w:left="720" w:hanging="720"/>
      </w:pPr>
      <w:proofErr w:type="spellStart"/>
      <w:r>
        <w:t>Covich</w:t>
      </w:r>
      <w:proofErr w:type="spellEnd"/>
      <w:r>
        <w:t xml:space="preserve"> AP, Palmer MA, </w:t>
      </w:r>
      <w:proofErr w:type="spellStart"/>
      <w:r>
        <w:t>Crowl</w:t>
      </w:r>
      <w:proofErr w:type="spellEnd"/>
      <w:r>
        <w:t xml:space="preserve"> TA. 1999. The Role of Benthic Invertebrate Species in Freshwater Ecosystems: Zoobenthic species influence energy flows and nutrient cycling. </w:t>
      </w:r>
      <w:proofErr w:type="spellStart"/>
      <w:r>
        <w:t>BioScience</w:t>
      </w:r>
      <w:proofErr w:type="spellEnd"/>
      <w:r>
        <w:t xml:space="preserve">. 49(2):119–127. </w:t>
      </w:r>
      <w:hyperlink r:id="rId33">
        <w:r>
          <w:t>https://doi.org/10.2307/1313537</w:t>
        </w:r>
      </w:hyperlink>
    </w:p>
    <w:p w14:paraId="03A559ED" w14:textId="77777777" w:rsidR="0014038D" w:rsidRDefault="006632A2">
      <w:pPr>
        <w:widowControl w:val="0"/>
        <w:pBdr>
          <w:top w:val="nil"/>
          <w:left w:val="nil"/>
          <w:bottom w:val="nil"/>
          <w:right w:val="nil"/>
          <w:between w:val="nil"/>
        </w:pBdr>
        <w:spacing w:line="240" w:lineRule="auto"/>
        <w:ind w:left="720" w:hanging="720"/>
      </w:pPr>
      <w:proofErr w:type="spellStart"/>
      <w:r>
        <w:t>Cowx</w:t>
      </w:r>
      <w:proofErr w:type="spellEnd"/>
      <w:r>
        <w:t xml:space="preserve"> IG, Young WO, </w:t>
      </w:r>
      <w:proofErr w:type="spellStart"/>
      <w:r>
        <w:t>Hellawell</w:t>
      </w:r>
      <w:proofErr w:type="spellEnd"/>
      <w:r>
        <w:t xml:space="preserve"> JM. 1984. The influence of drought on the fish and invertebrate populations of an upland stream in Wales. Freshwater Biology. 14(2):165–177. </w:t>
      </w:r>
      <w:hyperlink r:id="rId34">
        <w:r>
          <w:t>https://doi.org/10.1111/j.1365-2427.1984.tb00030.x</w:t>
        </w:r>
      </w:hyperlink>
    </w:p>
    <w:p w14:paraId="79778BD2" w14:textId="77777777" w:rsidR="0014038D" w:rsidRDefault="006632A2">
      <w:pPr>
        <w:widowControl w:val="0"/>
        <w:pBdr>
          <w:top w:val="nil"/>
          <w:left w:val="nil"/>
          <w:bottom w:val="nil"/>
          <w:right w:val="nil"/>
          <w:between w:val="nil"/>
        </w:pBdr>
        <w:spacing w:line="240" w:lineRule="auto"/>
        <w:ind w:left="720" w:hanging="720"/>
      </w:pPr>
      <w:proofErr w:type="spellStart"/>
      <w:r>
        <w:t>Cuffney</w:t>
      </w:r>
      <w:proofErr w:type="spellEnd"/>
      <w:r>
        <w:t xml:space="preserve"> TF, </w:t>
      </w:r>
      <w:proofErr w:type="spellStart"/>
      <w:r>
        <w:t>Bilger</w:t>
      </w:r>
      <w:proofErr w:type="spellEnd"/>
      <w:r>
        <w:t xml:space="preserve"> MD, </w:t>
      </w:r>
      <w:proofErr w:type="spellStart"/>
      <w:r>
        <w:t>Haigler</w:t>
      </w:r>
      <w:proofErr w:type="spellEnd"/>
      <w:r>
        <w:t xml:space="preserve"> AM. 2007. Ambiguous taxa: effects on the characterization and interpretation of invertebrate assemblages. </w:t>
      </w:r>
      <w:proofErr w:type="spellStart"/>
      <w:r>
        <w:t>jnbs</w:t>
      </w:r>
      <w:proofErr w:type="spellEnd"/>
      <w:r>
        <w:t xml:space="preserve">. 26(2):286–307. </w:t>
      </w:r>
      <w:hyperlink r:id="rId35">
        <w:r>
          <w:t>https://doi.org/10.1899/0887-3593(2007)26[286:ATEOTC]2.0.CO;2</w:t>
        </w:r>
      </w:hyperlink>
    </w:p>
    <w:p w14:paraId="7A3BF65D" w14:textId="77777777" w:rsidR="0014038D" w:rsidRDefault="006632A2">
      <w:pPr>
        <w:widowControl w:val="0"/>
        <w:pBdr>
          <w:top w:val="nil"/>
          <w:left w:val="nil"/>
          <w:bottom w:val="nil"/>
          <w:right w:val="nil"/>
          <w:between w:val="nil"/>
        </w:pBdr>
        <w:spacing w:line="240" w:lineRule="auto"/>
        <w:ind w:left="720" w:hanging="720"/>
      </w:pPr>
      <w:r>
        <w:t xml:space="preserve">Daly AJ, </w:t>
      </w:r>
      <w:proofErr w:type="spellStart"/>
      <w:r>
        <w:t>Baetens</w:t>
      </w:r>
      <w:proofErr w:type="spellEnd"/>
      <w:r>
        <w:t xml:space="preserve"> JM, De </w:t>
      </w:r>
      <w:proofErr w:type="spellStart"/>
      <w:r>
        <w:t>Baets</w:t>
      </w:r>
      <w:proofErr w:type="spellEnd"/>
      <w:r>
        <w:t xml:space="preserve"> B. 2018. Ecological Diversity: Measuring the Unmeasurable. Mathematics. 6(7):119. </w:t>
      </w:r>
      <w:hyperlink r:id="rId36">
        <w:r>
          <w:t>https://doi.org/10.3390/math6070119</w:t>
        </w:r>
      </w:hyperlink>
    </w:p>
    <w:p w14:paraId="69675062" w14:textId="77777777" w:rsidR="0014038D" w:rsidRDefault="006632A2">
      <w:pPr>
        <w:widowControl w:val="0"/>
        <w:pBdr>
          <w:top w:val="nil"/>
          <w:left w:val="nil"/>
          <w:bottom w:val="nil"/>
          <w:right w:val="nil"/>
          <w:between w:val="nil"/>
        </w:pBdr>
        <w:spacing w:line="240" w:lineRule="auto"/>
        <w:ind w:left="720" w:hanging="720"/>
      </w:pPr>
      <w:proofErr w:type="spellStart"/>
      <w:r>
        <w:t>Datry</w:t>
      </w:r>
      <w:proofErr w:type="spellEnd"/>
      <w:r>
        <w:t xml:space="preserve"> T, </w:t>
      </w:r>
      <w:proofErr w:type="spellStart"/>
      <w:r>
        <w:t>Corti</w:t>
      </w:r>
      <w:proofErr w:type="spellEnd"/>
      <w:r>
        <w:t xml:space="preserve"> R, Philippe M. 2012. Spatial and temporal aquatic–terrestrial transitions in the temporary </w:t>
      </w:r>
      <w:proofErr w:type="spellStart"/>
      <w:r>
        <w:t>Albarine</w:t>
      </w:r>
      <w:proofErr w:type="spellEnd"/>
      <w:r>
        <w:t xml:space="preserve"> River, France: responses of invertebrates to experimental rewetting. Freshwater Biology. 57(4):716–727. </w:t>
      </w:r>
      <w:hyperlink r:id="rId37">
        <w:r>
          <w:t>https://doi.org/10.1111/j.1365-2427.2012.02737.x</w:t>
        </w:r>
      </w:hyperlink>
    </w:p>
    <w:p w14:paraId="3B83B085" w14:textId="77777777" w:rsidR="0014038D" w:rsidRDefault="006632A2">
      <w:pPr>
        <w:widowControl w:val="0"/>
        <w:pBdr>
          <w:top w:val="nil"/>
          <w:left w:val="nil"/>
          <w:bottom w:val="nil"/>
          <w:right w:val="nil"/>
          <w:between w:val="nil"/>
        </w:pBdr>
        <w:spacing w:line="240" w:lineRule="auto"/>
        <w:ind w:left="720" w:hanging="720"/>
      </w:pPr>
      <w:proofErr w:type="spellStart"/>
      <w:r>
        <w:t>Datry</w:t>
      </w:r>
      <w:proofErr w:type="spellEnd"/>
      <w:r>
        <w:t xml:space="preserve"> T, </w:t>
      </w:r>
      <w:proofErr w:type="spellStart"/>
      <w:r>
        <w:t>Larned</w:t>
      </w:r>
      <w:proofErr w:type="spellEnd"/>
      <w:r>
        <w:t xml:space="preserve"> ST, </w:t>
      </w:r>
      <w:proofErr w:type="spellStart"/>
      <w:r>
        <w:t>Tockner</w:t>
      </w:r>
      <w:proofErr w:type="spellEnd"/>
      <w:r>
        <w:t xml:space="preserve"> K. 2014. Intermittent Rivers: A Challenge for Freshwater Ecology. </w:t>
      </w:r>
      <w:proofErr w:type="spellStart"/>
      <w:r>
        <w:t>BioScience</w:t>
      </w:r>
      <w:proofErr w:type="spellEnd"/>
      <w:r>
        <w:t xml:space="preserve">. 64(3):229–235. </w:t>
      </w:r>
      <w:hyperlink r:id="rId38">
        <w:r>
          <w:t>https://doi.org/10.1093/biosci/bit027</w:t>
        </w:r>
      </w:hyperlink>
    </w:p>
    <w:p w14:paraId="4617ADE4" w14:textId="77777777" w:rsidR="0014038D" w:rsidRDefault="006632A2">
      <w:pPr>
        <w:widowControl w:val="0"/>
        <w:pBdr>
          <w:top w:val="nil"/>
          <w:left w:val="nil"/>
          <w:bottom w:val="nil"/>
          <w:right w:val="nil"/>
          <w:between w:val="nil"/>
        </w:pBdr>
        <w:spacing w:line="240" w:lineRule="auto"/>
        <w:ind w:left="720" w:hanging="720"/>
      </w:pPr>
      <w:proofErr w:type="spellStart"/>
      <w:r>
        <w:t>DelVecchia</w:t>
      </w:r>
      <w:proofErr w:type="spellEnd"/>
      <w:r>
        <w:t xml:space="preserve"> AG, </w:t>
      </w:r>
      <w:proofErr w:type="spellStart"/>
      <w:r>
        <w:t>Shanafield</w:t>
      </w:r>
      <w:proofErr w:type="spellEnd"/>
      <w:r>
        <w:t xml:space="preserve"> M, Zimmer MA, Busch MH, </w:t>
      </w:r>
      <w:proofErr w:type="spellStart"/>
      <w:r>
        <w:t>Krabbenhoft</w:t>
      </w:r>
      <w:proofErr w:type="spellEnd"/>
      <w:r>
        <w:t xml:space="preserve"> CA, Stubbington R, Kaiser KE, Burrows RM, Hosen J, </w:t>
      </w:r>
      <w:proofErr w:type="spellStart"/>
      <w:r>
        <w:t>Datry</w:t>
      </w:r>
      <w:proofErr w:type="spellEnd"/>
      <w:r>
        <w:t xml:space="preserve"> T, et al. 2022. Reconceptualizing the hyporheic zone for nonperennial rivers and streams. Freshwater Science. 41(2):167–182. </w:t>
      </w:r>
      <w:hyperlink r:id="rId39">
        <w:r>
          <w:t>https://doi.org/10.1086/720071</w:t>
        </w:r>
      </w:hyperlink>
    </w:p>
    <w:p w14:paraId="1576D9EC" w14:textId="77777777" w:rsidR="0014038D" w:rsidRDefault="006632A2">
      <w:pPr>
        <w:widowControl w:val="0"/>
        <w:pBdr>
          <w:top w:val="nil"/>
          <w:left w:val="nil"/>
          <w:bottom w:val="nil"/>
          <w:right w:val="nil"/>
          <w:between w:val="nil"/>
        </w:pBdr>
        <w:spacing w:line="240" w:lineRule="auto"/>
        <w:ind w:left="720" w:hanging="720"/>
      </w:pPr>
      <w:proofErr w:type="spellStart"/>
      <w:r>
        <w:t>Dewson</w:t>
      </w:r>
      <w:proofErr w:type="spellEnd"/>
      <w:r>
        <w:t xml:space="preserve"> ZS, James ABW, Death RG. 2007. A review of the consequences of decreased flow for instream habitat and macroinvertebrates. Journal of the North American </w:t>
      </w:r>
      <w:proofErr w:type="spellStart"/>
      <w:r>
        <w:t>Benthological</w:t>
      </w:r>
      <w:proofErr w:type="spellEnd"/>
      <w:r>
        <w:t xml:space="preserve"> Society. 26(3):401–415. </w:t>
      </w:r>
      <w:hyperlink r:id="rId40">
        <w:r>
          <w:t>https://doi.org/10.1899/06-110.1</w:t>
        </w:r>
      </w:hyperlink>
    </w:p>
    <w:p w14:paraId="0B930143" w14:textId="77777777" w:rsidR="0014038D" w:rsidRDefault="006632A2">
      <w:pPr>
        <w:widowControl w:val="0"/>
        <w:pBdr>
          <w:top w:val="nil"/>
          <w:left w:val="nil"/>
          <w:bottom w:val="nil"/>
          <w:right w:val="nil"/>
          <w:between w:val="nil"/>
        </w:pBdr>
        <w:spacing w:line="240" w:lineRule="auto"/>
        <w:ind w:left="720" w:hanging="720"/>
      </w:pPr>
      <w:r>
        <w:t xml:space="preserve">Diehl S. 1992. Fish Predation and Benthic Community Structure: The Role of </w:t>
      </w:r>
      <w:proofErr w:type="spellStart"/>
      <w:r>
        <w:t>Omnivory</w:t>
      </w:r>
      <w:proofErr w:type="spellEnd"/>
      <w:r>
        <w:t xml:space="preserve"> and Habitat Complexity. Ecology. 73(5):1646–1661. </w:t>
      </w:r>
      <w:hyperlink r:id="rId41">
        <w:r>
          <w:t>https://doi.org/10.2307/1940017</w:t>
        </w:r>
      </w:hyperlink>
    </w:p>
    <w:p w14:paraId="21A4289B" w14:textId="77777777" w:rsidR="0014038D" w:rsidRDefault="006632A2">
      <w:pPr>
        <w:widowControl w:val="0"/>
        <w:pBdr>
          <w:top w:val="nil"/>
          <w:left w:val="nil"/>
          <w:bottom w:val="nil"/>
          <w:right w:val="nil"/>
          <w:between w:val="nil"/>
        </w:pBdr>
        <w:spacing w:line="240" w:lineRule="auto"/>
        <w:ind w:left="720" w:hanging="720"/>
      </w:pPr>
      <w:r>
        <w:t>Dodds WK. 1991. Micro‐environmental characteristics of filamentous algal communities in flowing freshwaters. Freshwater Biology. 25(2):199–209.</w:t>
      </w:r>
    </w:p>
    <w:p w14:paraId="31B67DCE" w14:textId="77777777" w:rsidR="0014038D" w:rsidRDefault="006632A2">
      <w:pPr>
        <w:widowControl w:val="0"/>
        <w:pBdr>
          <w:top w:val="nil"/>
          <w:left w:val="nil"/>
          <w:bottom w:val="nil"/>
          <w:right w:val="nil"/>
          <w:between w:val="nil"/>
        </w:pBdr>
        <w:spacing w:line="240" w:lineRule="auto"/>
        <w:ind w:left="720" w:hanging="720"/>
      </w:pPr>
      <w:proofErr w:type="spellStart"/>
      <w:r>
        <w:t>Doretto</w:t>
      </w:r>
      <w:proofErr w:type="spellEnd"/>
      <w:r>
        <w:t xml:space="preserve"> A, Bona F, </w:t>
      </w:r>
      <w:proofErr w:type="spellStart"/>
      <w:r>
        <w:t>Falasco</w:t>
      </w:r>
      <w:proofErr w:type="spellEnd"/>
      <w:r>
        <w:t xml:space="preserve"> E, Morandini D, Piano E, </w:t>
      </w:r>
      <w:proofErr w:type="spellStart"/>
      <w:r>
        <w:t>Fenoglio</w:t>
      </w:r>
      <w:proofErr w:type="spellEnd"/>
      <w:r>
        <w:t xml:space="preserve"> S. 2020. Stay with the flow: How macroinvertebrate communities recover during the rewetting phase in Alpine streams affected by an exceptional drought. River Research and Applications. 36(1):91–101. </w:t>
      </w:r>
      <w:hyperlink r:id="rId42">
        <w:r>
          <w:t>https://doi.org/10.1002/rra.3563</w:t>
        </w:r>
      </w:hyperlink>
    </w:p>
    <w:p w14:paraId="410503DB" w14:textId="77777777" w:rsidR="0014038D" w:rsidRDefault="006632A2">
      <w:pPr>
        <w:widowControl w:val="0"/>
        <w:pBdr>
          <w:top w:val="nil"/>
          <w:left w:val="nil"/>
          <w:bottom w:val="nil"/>
          <w:right w:val="nil"/>
          <w:between w:val="nil"/>
        </w:pBdr>
        <w:spacing w:line="240" w:lineRule="auto"/>
        <w:ind w:left="720" w:hanging="720"/>
      </w:pPr>
      <w:proofErr w:type="spellStart"/>
      <w:r>
        <w:t>Feminella</w:t>
      </w:r>
      <w:proofErr w:type="spellEnd"/>
      <w:r>
        <w:t xml:space="preserve"> JW. 1996. Comparison of Benthic Macroinvertebrate Assemblages in Small Streams along a Gradient of Flow Permanence. Journal of the North American </w:t>
      </w:r>
      <w:proofErr w:type="spellStart"/>
      <w:r>
        <w:t>Benthological</w:t>
      </w:r>
      <w:proofErr w:type="spellEnd"/>
      <w:r>
        <w:t xml:space="preserve"> Society. 15(154):651–669.</w:t>
      </w:r>
    </w:p>
    <w:p w14:paraId="7871AEFD" w14:textId="77777777" w:rsidR="0014038D" w:rsidRDefault="006632A2">
      <w:pPr>
        <w:widowControl w:val="0"/>
        <w:pBdr>
          <w:top w:val="nil"/>
          <w:left w:val="nil"/>
          <w:bottom w:val="nil"/>
          <w:right w:val="nil"/>
          <w:between w:val="nil"/>
        </w:pBdr>
        <w:spacing w:line="240" w:lineRule="auto"/>
        <w:ind w:left="720" w:hanging="720"/>
      </w:pPr>
      <w:r>
        <w:t xml:space="preserve">Fierro P, </w:t>
      </w:r>
      <w:proofErr w:type="spellStart"/>
      <w:r>
        <w:t>Valdovinos</w:t>
      </w:r>
      <w:proofErr w:type="spellEnd"/>
      <w:r>
        <w:t xml:space="preserve"> C, Vargas-</w:t>
      </w:r>
      <w:proofErr w:type="spellStart"/>
      <w:r>
        <w:t>Chacoff</w:t>
      </w:r>
      <w:proofErr w:type="spellEnd"/>
      <w:r>
        <w:t xml:space="preserve"> L, </w:t>
      </w:r>
      <w:proofErr w:type="spellStart"/>
      <w:r>
        <w:t>Bertrán</w:t>
      </w:r>
      <w:proofErr w:type="spellEnd"/>
      <w:r>
        <w:t xml:space="preserve"> C, Arismendi I, Fierro P, </w:t>
      </w:r>
      <w:proofErr w:type="spellStart"/>
      <w:r>
        <w:t>Valdovinos</w:t>
      </w:r>
      <w:proofErr w:type="spellEnd"/>
      <w:r>
        <w:t xml:space="preserve"> C, Vargas-</w:t>
      </w:r>
      <w:proofErr w:type="spellStart"/>
      <w:r>
        <w:t>Chacoff</w:t>
      </w:r>
      <w:proofErr w:type="spellEnd"/>
      <w:r>
        <w:t xml:space="preserve"> L, </w:t>
      </w:r>
      <w:proofErr w:type="spellStart"/>
      <w:r>
        <w:t>Bertrán</w:t>
      </w:r>
      <w:proofErr w:type="spellEnd"/>
      <w:r>
        <w:t xml:space="preserve"> C, Arismendi I. 2017. Macroinvertebrates and Fishes as Bioindicators of Stream Water Pollution. </w:t>
      </w:r>
      <w:proofErr w:type="spellStart"/>
      <w:r>
        <w:t>IntechOpen</w:t>
      </w:r>
      <w:proofErr w:type="spellEnd"/>
      <w:r>
        <w:t xml:space="preserve">. </w:t>
      </w:r>
      <w:hyperlink r:id="rId43">
        <w:r>
          <w:t>https://doi.org/10.5772/65084</w:t>
        </w:r>
      </w:hyperlink>
    </w:p>
    <w:p w14:paraId="3C531639" w14:textId="77777777" w:rsidR="0014038D" w:rsidRDefault="006632A2">
      <w:pPr>
        <w:widowControl w:val="0"/>
        <w:pBdr>
          <w:top w:val="nil"/>
          <w:left w:val="nil"/>
          <w:bottom w:val="nil"/>
          <w:right w:val="nil"/>
          <w:between w:val="nil"/>
        </w:pBdr>
        <w:spacing w:line="240" w:lineRule="auto"/>
        <w:ind w:left="720" w:hanging="720"/>
      </w:pPr>
      <w:r>
        <w:t xml:space="preserve">Fleishman E, </w:t>
      </w:r>
      <w:proofErr w:type="spellStart"/>
      <w:r>
        <w:t>Noss</w:t>
      </w:r>
      <w:proofErr w:type="spellEnd"/>
      <w:r>
        <w:t xml:space="preserve"> RF, Noon BR. 2006. Utility and limitations of species richness metrics for conservation planning. Ecological Indicators. 6(3):543–553. </w:t>
      </w:r>
      <w:hyperlink r:id="rId44">
        <w:r>
          <w:t>https://doi.org/10.1016/j.ecolind.2005.07.005</w:t>
        </w:r>
      </w:hyperlink>
    </w:p>
    <w:p w14:paraId="5A885B5A" w14:textId="77777777" w:rsidR="0014038D" w:rsidRDefault="006632A2">
      <w:pPr>
        <w:widowControl w:val="0"/>
        <w:pBdr>
          <w:top w:val="nil"/>
          <w:left w:val="nil"/>
          <w:bottom w:val="nil"/>
          <w:right w:val="nil"/>
          <w:between w:val="nil"/>
        </w:pBdr>
        <w:spacing w:line="240" w:lineRule="auto"/>
        <w:ind w:left="720" w:hanging="720"/>
      </w:pPr>
      <w:r>
        <w:t xml:space="preserve">Fowler RT. 2004. The Recovery of Benthic Invertebrate Communities Following Dewatering in Two Braided Rivers. </w:t>
      </w:r>
      <w:proofErr w:type="spellStart"/>
      <w:r>
        <w:t>Hydrobiologia</w:t>
      </w:r>
      <w:proofErr w:type="spellEnd"/>
      <w:r>
        <w:t xml:space="preserve">. 523(1):17–28. </w:t>
      </w:r>
      <w:hyperlink r:id="rId45">
        <w:r>
          <w:t>https://doi.org/10.1023/B:HYDR.0000033077.13139.7f</w:t>
        </w:r>
      </w:hyperlink>
    </w:p>
    <w:p w14:paraId="3C2572F2" w14:textId="77777777" w:rsidR="0014038D" w:rsidRDefault="006632A2">
      <w:pPr>
        <w:widowControl w:val="0"/>
        <w:pBdr>
          <w:top w:val="nil"/>
          <w:left w:val="nil"/>
          <w:bottom w:val="nil"/>
          <w:right w:val="nil"/>
          <w:between w:val="nil"/>
        </w:pBdr>
        <w:spacing w:line="240" w:lineRule="auto"/>
        <w:ind w:left="720" w:hanging="720"/>
      </w:pPr>
      <w:r>
        <w:t xml:space="preserve">Fritz KM, Dodds WK. 2004. Resistance and Resilience of Macroinvertebrate Assemblages to Drying and Flood in a Tallgrass Prairie Stream System. </w:t>
      </w:r>
      <w:proofErr w:type="spellStart"/>
      <w:r>
        <w:t>Hydrobiologia</w:t>
      </w:r>
      <w:proofErr w:type="spellEnd"/>
      <w:r>
        <w:t xml:space="preserve">. 527(1):99–112. </w:t>
      </w:r>
      <w:hyperlink r:id="rId46">
        <w:r>
          <w:t>https://doi.org/10.1023/B:HYDR.0000043188.53497.9b</w:t>
        </w:r>
      </w:hyperlink>
    </w:p>
    <w:p w14:paraId="03B7934C" w14:textId="77777777" w:rsidR="0014038D" w:rsidRDefault="006632A2">
      <w:pPr>
        <w:widowControl w:val="0"/>
        <w:pBdr>
          <w:top w:val="nil"/>
          <w:left w:val="nil"/>
          <w:bottom w:val="nil"/>
          <w:right w:val="nil"/>
          <w:between w:val="nil"/>
        </w:pBdr>
        <w:spacing w:line="240" w:lineRule="auto"/>
        <w:ind w:left="720" w:hanging="720"/>
      </w:pPr>
      <w:r>
        <w:t xml:space="preserve">Fuller C. 2013. Examining morphological and physiological changes in </w:t>
      </w:r>
      <w:proofErr w:type="spellStart"/>
      <w:r>
        <w:rPr>
          <w:i/>
        </w:rPr>
        <w:t>Zygnema</w:t>
      </w:r>
      <w:proofErr w:type="spellEnd"/>
      <w:r>
        <w:rPr>
          <w:i/>
        </w:rPr>
        <w:t xml:space="preserve"> </w:t>
      </w:r>
      <w:proofErr w:type="spellStart"/>
      <w:r>
        <w:rPr>
          <w:i/>
        </w:rPr>
        <w:t>irregulare</w:t>
      </w:r>
      <w:proofErr w:type="spellEnd"/>
      <w:r>
        <w:t xml:space="preserve"> during a desiccation and recovery period. California State University San Marcos.</w:t>
      </w:r>
    </w:p>
    <w:p w14:paraId="349A74DF" w14:textId="77777777" w:rsidR="0014038D" w:rsidRDefault="006632A2">
      <w:pPr>
        <w:widowControl w:val="0"/>
        <w:pBdr>
          <w:top w:val="nil"/>
          <w:left w:val="nil"/>
          <w:bottom w:val="nil"/>
          <w:right w:val="nil"/>
          <w:between w:val="nil"/>
        </w:pBdr>
        <w:spacing w:line="240" w:lineRule="auto"/>
        <w:ind w:left="720" w:hanging="720"/>
      </w:pPr>
      <w:r>
        <w:t xml:space="preserve">Galante PJ, </w:t>
      </w:r>
      <w:proofErr w:type="spellStart"/>
      <w:r>
        <w:t>Alade</w:t>
      </w:r>
      <w:proofErr w:type="spellEnd"/>
      <w:r>
        <w:t xml:space="preserve"> B, </w:t>
      </w:r>
      <w:proofErr w:type="spellStart"/>
      <w:r>
        <w:t>Muscarella</w:t>
      </w:r>
      <w:proofErr w:type="spellEnd"/>
      <w:r>
        <w:t xml:space="preserve"> R, </w:t>
      </w:r>
      <w:proofErr w:type="spellStart"/>
      <w:r>
        <w:t>Jansa</w:t>
      </w:r>
      <w:proofErr w:type="spellEnd"/>
      <w:r>
        <w:t xml:space="preserve"> SA, Goodman SM, Anderson RP. 2018. The challenge of modeling niches and distributions for data-poor species: a comprehensive approach to model complexity. </w:t>
      </w:r>
      <w:proofErr w:type="spellStart"/>
      <w:r>
        <w:t>Ecography</w:t>
      </w:r>
      <w:proofErr w:type="spellEnd"/>
      <w:r>
        <w:t xml:space="preserve">. 41(5):726–736. </w:t>
      </w:r>
      <w:hyperlink r:id="rId47">
        <w:r>
          <w:t>https://doi.org/10.1111/ecog.02909</w:t>
        </w:r>
      </w:hyperlink>
    </w:p>
    <w:p w14:paraId="24825393" w14:textId="77777777" w:rsidR="0014038D" w:rsidRDefault="006632A2">
      <w:pPr>
        <w:widowControl w:val="0"/>
        <w:pBdr>
          <w:top w:val="nil"/>
          <w:left w:val="nil"/>
          <w:bottom w:val="nil"/>
          <w:right w:val="nil"/>
          <w:between w:val="nil"/>
        </w:pBdr>
        <w:spacing w:line="240" w:lineRule="auto"/>
        <w:ind w:left="720" w:hanging="720"/>
      </w:pPr>
      <w:r>
        <w:t xml:space="preserve">Garg R, </w:t>
      </w:r>
      <w:proofErr w:type="spellStart"/>
      <w:r>
        <w:t>Maldener</w:t>
      </w:r>
      <w:proofErr w:type="spellEnd"/>
      <w:r>
        <w:t xml:space="preserve"> I. 2021. The Formation of Spore-Like Akinetes: A Survival Strategy of Filamentous Cyanobacteria. </w:t>
      </w:r>
      <w:proofErr w:type="spellStart"/>
      <w:r>
        <w:t>Microb</w:t>
      </w:r>
      <w:proofErr w:type="spellEnd"/>
      <w:r>
        <w:t xml:space="preserve"> Physiol. 31(3):296–305. </w:t>
      </w:r>
      <w:hyperlink r:id="rId48">
        <w:r>
          <w:t>https://doi.org/10.1159/000517443</w:t>
        </w:r>
      </w:hyperlink>
    </w:p>
    <w:p w14:paraId="36CCE999" w14:textId="77777777" w:rsidR="0014038D" w:rsidRDefault="006632A2">
      <w:pPr>
        <w:widowControl w:val="0"/>
        <w:pBdr>
          <w:top w:val="nil"/>
          <w:left w:val="nil"/>
          <w:bottom w:val="nil"/>
          <w:right w:val="nil"/>
          <w:between w:val="nil"/>
        </w:pBdr>
        <w:spacing w:line="240" w:lineRule="auto"/>
        <w:ind w:left="720" w:hanging="720"/>
      </w:pPr>
      <w:proofErr w:type="spellStart"/>
      <w:r>
        <w:t>Gasith</w:t>
      </w:r>
      <w:proofErr w:type="spellEnd"/>
      <w:r>
        <w:t xml:space="preserve"> A, </w:t>
      </w:r>
      <w:proofErr w:type="spellStart"/>
      <w:r>
        <w:t>Resh</w:t>
      </w:r>
      <w:proofErr w:type="spellEnd"/>
      <w:r>
        <w:t xml:space="preserve"> VH. 1999. Streams in Mediterranean Climate Regions: Abiotic Influences and Biotic Responses to Predictable Seasonal Events. Annual Review of Ecology and Systematics. 30(1):51–81. </w:t>
      </w:r>
      <w:hyperlink r:id="rId49">
        <w:r>
          <w:t>https://doi.org/10.1146/annurev.ecolsys.30.1.51</w:t>
        </w:r>
      </w:hyperlink>
    </w:p>
    <w:p w14:paraId="6E2A5916" w14:textId="77777777" w:rsidR="0014038D" w:rsidRDefault="006632A2">
      <w:pPr>
        <w:widowControl w:val="0"/>
        <w:pBdr>
          <w:top w:val="nil"/>
          <w:left w:val="nil"/>
          <w:bottom w:val="nil"/>
          <w:right w:val="nil"/>
          <w:between w:val="nil"/>
        </w:pBdr>
        <w:spacing w:line="240" w:lineRule="auto"/>
        <w:ind w:left="720" w:hanging="720"/>
      </w:pPr>
      <w:r>
        <w:t xml:space="preserve">Hammond JC, Zimmer M, </w:t>
      </w:r>
      <w:proofErr w:type="spellStart"/>
      <w:r>
        <w:t>Shanafield</w:t>
      </w:r>
      <w:proofErr w:type="spellEnd"/>
      <w:r>
        <w:t xml:space="preserve"> M, Kaiser K, Godsey SE, Mims MC, Zipper SC, Burrows RM, Kampf SK, Dodds W, et al. 2021. Spatial Patterns and Drivers of Nonperennial Flow Regimes in the Contiguous United States. Geophysical Research Letters. 48(2</w:t>
      </w:r>
      <w:proofErr w:type="gramStart"/>
      <w:r>
        <w:t>):e</w:t>
      </w:r>
      <w:proofErr w:type="gramEnd"/>
      <w:r>
        <w:t xml:space="preserve">2020GL090794. </w:t>
      </w:r>
      <w:hyperlink r:id="rId50">
        <w:r>
          <w:t>https://doi.org/10.1029/2020GL090794</w:t>
        </w:r>
      </w:hyperlink>
    </w:p>
    <w:p w14:paraId="69A89E45" w14:textId="77777777" w:rsidR="0014038D" w:rsidRDefault="006632A2">
      <w:pPr>
        <w:widowControl w:val="0"/>
        <w:pBdr>
          <w:top w:val="nil"/>
          <w:left w:val="nil"/>
          <w:bottom w:val="nil"/>
          <w:right w:val="nil"/>
          <w:between w:val="nil"/>
        </w:pBdr>
        <w:spacing w:line="240" w:lineRule="auto"/>
        <w:ind w:left="720" w:hanging="720"/>
      </w:pPr>
      <w:r>
        <w:t xml:space="preserve">Hauer FR, </w:t>
      </w:r>
      <w:proofErr w:type="spellStart"/>
      <w:r>
        <w:t>Resh</w:t>
      </w:r>
      <w:proofErr w:type="spellEnd"/>
      <w:r>
        <w:t xml:space="preserve"> VH. 2007. Macroinvertebrates. In: Methods in Stream Ecology. Second Edition. Burlington, MA, USA: Elsevier.</w:t>
      </w:r>
    </w:p>
    <w:p w14:paraId="04CCB1E2" w14:textId="77777777" w:rsidR="0014038D" w:rsidRDefault="006632A2">
      <w:pPr>
        <w:widowControl w:val="0"/>
        <w:pBdr>
          <w:top w:val="nil"/>
          <w:left w:val="nil"/>
          <w:bottom w:val="nil"/>
          <w:right w:val="nil"/>
          <w:between w:val="nil"/>
        </w:pBdr>
        <w:spacing w:line="240" w:lineRule="auto"/>
        <w:ind w:left="720" w:hanging="720"/>
      </w:pPr>
      <w:r>
        <w:t xml:space="preserve">He M, Russo M, Anderson M. 2017. Hydroclimatic Characteristics of the 2012–2015 California Drought from an Operational Perspective. Climate. 5(1):5. </w:t>
      </w:r>
      <w:hyperlink r:id="rId51">
        <w:r>
          <w:t>https://doi.org/10.3390/cli5010005</w:t>
        </w:r>
      </w:hyperlink>
    </w:p>
    <w:p w14:paraId="3BD0E565" w14:textId="77777777" w:rsidR="0014038D" w:rsidRDefault="006632A2">
      <w:pPr>
        <w:widowControl w:val="0"/>
        <w:pBdr>
          <w:top w:val="nil"/>
          <w:left w:val="nil"/>
          <w:bottom w:val="nil"/>
          <w:right w:val="nil"/>
          <w:between w:val="nil"/>
        </w:pBdr>
        <w:spacing w:line="240" w:lineRule="auto"/>
        <w:ind w:left="720" w:hanging="720"/>
      </w:pPr>
      <w:r>
        <w:t xml:space="preserve">Hill MJ, Milner VS. 2018. Ponding in intermittent streams: A refuge for lotic taxa and a habitat for newly </w:t>
      </w:r>
      <w:proofErr w:type="spellStart"/>
      <w:r>
        <w:t>colonising</w:t>
      </w:r>
      <w:proofErr w:type="spellEnd"/>
      <w:r>
        <w:t xml:space="preserve"> taxa? Science of The Total Environment. 628–629:1308–1316. </w:t>
      </w:r>
      <w:hyperlink r:id="rId52">
        <w:r>
          <w:t>https://doi.org/10.1016/j.scitotenv.2018.02.162</w:t>
        </w:r>
      </w:hyperlink>
    </w:p>
    <w:p w14:paraId="57FD39AB" w14:textId="77777777" w:rsidR="0014038D" w:rsidRDefault="006632A2">
      <w:pPr>
        <w:widowControl w:val="0"/>
        <w:pBdr>
          <w:top w:val="nil"/>
          <w:left w:val="nil"/>
          <w:bottom w:val="nil"/>
          <w:right w:val="nil"/>
          <w:between w:val="nil"/>
        </w:pBdr>
        <w:spacing w:line="240" w:lineRule="auto"/>
        <w:ind w:left="720" w:hanging="720"/>
      </w:pPr>
      <w:r>
        <w:t xml:space="preserve">Jaeger, K.L., Olden, J.D., </w:t>
      </w:r>
      <w:proofErr w:type="spellStart"/>
      <w:r>
        <w:t>Pelland</w:t>
      </w:r>
      <w:proofErr w:type="spellEnd"/>
      <w:r>
        <w:t>, N.A. Climate change poised to threaten hydrologic connectivity and endemic fishes in dryland streams. PNAS. 111(38): 13894-13899.</w:t>
      </w:r>
    </w:p>
    <w:p w14:paraId="289A3721" w14:textId="77777777" w:rsidR="0014038D" w:rsidRDefault="006632A2">
      <w:pPr>
        <w:widowControl w:val="0"/>
        <w:pBdr>
          <w:top w:val="nil"/>
          <w:left w:val="nil"/>
          <w:bottom w:val="nil"/>
          <w:right w:val="nil"/>
          <w:between w:val="nil"/>
        </w:pBdr>
        <w:spacing w:line="240" w:lineRule="auto"/>
        <w:ind w:left="720" w:hanging="720"/>
      </w:pPr>
      <w:r>
        <w:t xml:space="preserve">Jansen LS, O’Dowd A, Bouma‐Gregson K. 2020. A comparison of benthic algal and macroinvertebrate communities in a dammed and undammed Mediterranean river (Eel River watershed, California, USA). River Research and Applications. 36(8):1668–1681. </w:t>
      </w:r>
      <w:hyperlink r:id="rId53">
        <w:r>
          <w:t>https://doi.org/10.1002/rra.3695</w:t>
        </w:r>
      </w:hyperlink>
    </w:p>
    <w:p w14:paraId="3F41B6F1" w14:textId="77777777" w:rsidR="0014038D" w:rsidRDefault="006632A2">
      <w:pPr>
        <w:widowControl w:val="0"/>
        <w:pBdr>
          <w:top w:val="nil"/>
          <w:left w:val="nil"/>
          <w:bottom w:val="nil"/>
          <w:right w:val="nil"/>
          <w:between w:val="nil"/>
        </w:pBdr>
        <w:spacing w:line="240" w:lineRule="auto"/>
        <w:ind w:left="720" w:hanging="720"/>
      </w:pPr>
      <w:r>
        <w:t xml:space="preserve">Johnson RK, </w:t>
      </w:r>
      <w:proofErr w:type="spellStart"/>
      <w:r>
        <w:t>Hering</w:t>
      </w:r>
      <w:proofErr w:type="spellEnd"/>
      <w:r>
        <w:t xml:space="preserve"> D. 2009. Response of taxonomic groups in streams to gradients in resource and habitat characteristics. Journal of Applied Ecology. 46(1):175–186. </w:t>
      </w:r>
      <w:hyperlink r:id="rId54">
        <w:r>
          <w:t>https://doi.org/10.1111/j.1365-2664.2008.01583.x</w:t>
        </w:r>
      </w:hyperlink>
    </w:p>
    <w:p w14:paraId="5714201A" w14:textId="77777777" w:rsidR="0014038D" w:rsidRDefault="006632A2">
      <w:pPr>
        <w:widowControl w:val="0"/>
        <w:pBdr>
          <w:top w:val="nil"/>
          <w:left w:val="nil"/>
          <w:bottom w:val="nil"/>
          <w:right w:val="nil"/>
          <w:between w:val="nil"/>
        </w:pBdr>
        <w:spacing w:line="240" w:lineRule="auto"/>
        <w:ind w:left="720" w:hanging="720"/>
      </w:pPr>
      <w:r>
        <w:t xml:space="preserve">Kaufmann PR, Levine P, Robison EG, </w:t>
      </w:r>
      <w:proofErr w:type="spellStart"/>
      <w:r>
        <w:t>Seeliger</w:t>
      </w:r>
      <w:proofErr w:type="spellEnd"/>
      <w:r>
        <w:t xml:space="preserve"> C, Peck DV. 1999. Quantifying physical habitat </w:t>
      </w:r>
      <w:r>
        <w:lastRenderedPageBreak/>
        <w:t xml:space="preserve">in </w:t>
      </w:r>
      <w:proofErr w:type="spellStart"/>
      <w:r>
        <w:t>wadeable</w:t>
      </w:r>
      <w:proofErr w:type="spellEnd"/>
      <w:r>
        <w:t xml:space="preserve"> streams. Washington, DC: U.S. Environmental Protection Agency.</w:t>
      </w:r>
    </w:p>
    <w:p w14:paraId="3A207C82" w14:textId="77777777" w:rsidR="0014038D" w:rsidRDefault="006632A2">
      <w:pPr>
        <w:widowControl w:val="0"/>
        <w:pBdr>
          <w:top w:val="nil"/>
          <w:left w:val="nil"/>
          <w:bottom w:val="nil"/>
          <w:right w:val="nil"/>
          <w:between w:val="nil"/>
        </w:pBdr>
        <w:spacing w:line="240" w:lineRule="auto"/>
        <w:ind w:left="720" w:hanging="720"/>
      </w:pPr>
      <w:r>
        <w:t xml:space="preserve">Kelly MG, King L, Jones RI, Barker PA, Jamieson BJ. 2008. Validation of diatoms as proxies for </w:t>
      </w:r>
      <w:proofErr w:type="spellStart"/>
      <w:r>
        <w:t>phytobenthos</w:t>
      </w:r>
      <w:proofErr w:type="spellEnd"/>
      <w:r>
        <w:t xml:space="preserve"> when assessing ecological status in lakes. </w:t>
      </w:r>
      <w:proofErr w:type="spellStart"/>
      <w:r>
        <w:t>Hydrobiologia</w:t>
      </w:r>
      <w:proofErr w:type="spellEnd"/>
      <w:r>
        <w:t xml:space="preserve">. 610(1):125–129. </w:t>
      </w:r>
      <w:hyperlink r:id="rId55">
        <w:r>
          <w:t>https://doi.org/10.1007/s10750-008-9427-8</w:t>
        </w:r>
      </w:hyperlink>
    </w:p>
    <w:p w14:paraId="0B5552C2" w14:textId="77777777" w:rsidR="0014038D" w:rsidRDefault="006632A2">
      <w:pPr>
        <w:widowControl w:val="0"/>
        <w:pBdr>
          <w:top w:val="nil"/>
          <w:left w:val="nil"/>
          <w:bottom w:val="nil"/>
          <w:right w:val="nil"/>
          <w:between w:val="nil"/>
        </w:pBdr>
        <w:spacing w:line="240" w:lineRule="auto"/>
        <w:ind w:left="720" w:hanging="720"/>
      </w:pPr>
      <w:r>
        <w:t xml:space="preserve">Kovalenko KE, </w:t>
      </w:r>
      <w:proofErr w:type="spellStart"/>
      <w:r>
        <w:t>Thomaz</w:t>
      </w:r>
      <w:proofErr w:type="spellEnd"/>
      <w:r>
        <w:t xml:space="preserve"> SM, </w:t>
      </w:r>
      <w:proofErr w:type="spellStart"/>
      <w:r>
        <w:t>Warfe</w:t>
      </w:r>
      <w:proofErr w:type="spellEnd"/>
      <w:r>
        <w:t xml:space="preserve"> DM. 2012. Habitat complexity: approaches and future directions. </w:t>
      </w:r>
      <w:proofErr w:type="spellStart"/>
      <w:r>
        <w:t>Hydrobiologia</w:t>
      </w:r>
      <w:proofErr w:type="spellEnd"/>
      <w:r>
        <w:t xml:space="preserve">. 685(1):1–17. </w:t>
      </w:r>
      <w:hyperlink r:id="rId56">
        <w:r>
          <w:t>https://doi.org/10.1007/s10750-011-0974-z</w:t>
        </w:r>
      </w:hyperlink>
    </w:p>
    <w:p w14:paraId="6354938C" w14:textId="77777777" w:rsidR="0014038D" w:rsidRDefault="006632A2">
      <w:pPr>
        <w:widowControl w:val="0"/>
        <w:pBdr>
          <w:top w:val="nil"/>
          <w:left w:val="nil"/>
          <w:bottom w:val="nil"/>
          <w:right w:val="nil"/>
          <w:between w:val="nil"/>
        </w:pBdr>
        <w:spacing w:line="240" w:lineRule="auto"/>
        <w:ind w:left="720" w:hanging="720"/>
      </w:pPr>
      <w:r>
        <w:t xml:space="preserve">Lake PS. 2000. Disturbance, patchiness, and diversity in streams. Journal of the North American </w:t>
      </w:r>
      <w:proofErr w:type="spellStart"/>
      <w:r>
        <w:t>Benthological</w:t>
      </w:r>
      <w:proofErr w:type="spellEnd"/>
      <w:r>
        <w:t xml:space="preserve"> Society. 19(4):573–592. </w:t>
      </w:r>
      <w:hyperlink r:id="rId57">
        <w:r>
          <w:t>https://doi.org/10.2307/1468118</w:t>
        </w:r>
      </w:hyperlink>
    </w:p>
    <w:p w14:paraId="3EAD4F1B" w14:textId="77777777" w:rsidR="0014038D" w:rsidRDefault="006632A2">
      <w:pPr>
        <w:widowControl w:val="0"/>
        <w:pBdr>
          <w:top w:val="nil"/>
          <w:left w:val="nil"/>
          <w:bottom w:val="nil"/>
          <w:right w:val="nil"/>
          <w:between w:val="nil"/>
        </w:pBdr>
        <w:spacing w:line="240" w:lineRule="auto"/>
        <w:ind w:left="720" w:hanging="720"/>
      </w:pPr>
      <w:r>
        <w:t xml:space="preserve">Lake PS. 2003. Ecological effects of perturbation by drought in flowing waters. Freshwater Biology. 48(7):1161–1172. </w:t>
      </w:r>
      <w:hyperlink r:id="rId58">
        <w:r>
          <w:t>https://doi.org/10.1046/j.1365-2427.2003.01086.x</w:t>
        </w:r>
      </w:hyperlink>
    </w:p>
    <w:p w14:paraId="19C09235" w14:textId="77777777" w:rsidR="0014038D" w:rsidRDefault="006632A2">
      <w:pPr>
        <w:widowControl w:val="0"/>
        <w:pBdr>
          <w:top w:val="nil"/>
          <w:left w:val="nil"/>
          <w:bottom w:val="nil"/>
          <w:right w:val="nil"/>
          <w:between w:val="nil"/>
        </w:pBdr>
        <w:spacing w:line="240" w:lineRule="auto"/>
        <w:ind w:left="720" w:hanging="720"/>
      </w:pPr>
      <w:r>
        <w:t xml:space="preserve">Ledger ME, Brown LE, Edwards FK, Milner AM, Woodward G. 2013. Drought alters the structure and functioning of complex food webs. Nature Climate Change. 3(3):223–227. </w:t>
      </w:r>
      <w:hyperlink r:id="rId59">
        <w:r>
          <w:t>https://doi.org/10.1038/nclimate1684</w:t>
        </w:r>
      </w:hyperlink>
    </w:p>
    <w:p w14:paraId="0BB5B51A" w14:textId="77777777" w:rsidR="0014038D" w:rsidRDefault="006632A2">
      <w:pPr>
        <w:widowControl w:val="0"/>
        <w:pBdr>
          <w:top w:val="nil"/>
          <w:left w:val="nil"/>
          <w:bottom w:val="nil"/>
          <w:right w:val="nil"/>
          <w:between w:val="nil"/>
        </w:pBdr>
        <w:spacing w:line="240" w:lineRule="auto"/>
        <w:ind w:left="720" w:hanging="720"/>
      </w:pPr>
      <w:r>
        <w:t xml:space="preserve">Leigh C, </w:t>
      </w:r>
      <w:proofErr w:type="spellStart"/>
      <w:r>
        <w:t>Datry</w:t>
      </w:r>
      <w:proofErr w:type="spellEnd"/>
      <w:r>
        <w:t xml:space="preserve"> T. 2017. Drying as a primary hydrological determinant of biodiversity in river systems: a broad-scale analysis. </w:t>
      </w:r>
      <w:proofErr w:type="spellStart"/>
      <w:r>
        <w:t>Ecography</w:t>
      </w:r>
      <w:proofErr w:type="spellEnd"/>
      <w:r>
        <w:t xml:space="preserve">. 40(4):487–499. </w:t>
      </w:r>
      <w:hyperlink r:id="rId60">
        <w:r>
          <w:t>https://doi.org/10.1111/ecog.02230</w:t>
        </w:r>
      </w:hyperlink>
    </w:p>
    <w:p w14:paraId="54F1629D" w14:textId="77777777" w:rsidR="0014038D" w:rsidRDefault="006632A2">
      <w:pPr>
        <w:widowControl w:val="0"/>
        <w:pBdr>
          <w:top w:val="nil"/>
          <w:left w:val="nil"/>
          <w:bottom w:val="nil"/>
          <w:right w:val="nil"/>
          <w:between w:val="nil"/>
        </w:pBdr>
        <w:spacing w:line="240" w:lineRule="auto"/>
        <w:ind w:left="720" w:hanging="720"/>
      </w:pPr>
      <w:r>
        <w:t>Li D. 2021. Package “</w:t>
      </w:r>
      <w:proofErr w:type="spellStart"/>
      <w:r>
        <w:t>hillR</w:t>
      </w:r>
      <w:proofErr w:type="spellEnd"/>
      <w:r>
        <w:t xml:space="preserve">”. </w:t>
      </w:r>
      <w:hyperlink r:id="rId61">
        <w:r>
          <w:t>https://github.com/daijiang/hillR</w:t>
        </w:r>
      </w:hyperlink>
    </w:p>
    <w:p w14:paraId="4B60F567" w14:textId="77777777" w:rsidR="0014038D" w:rsidRDefault="006632A2">
      <w:pPr>
        <w:widowControl w:val="0"/>
        <w:pBdr>
          <w:top w:val="nil"/>
          <w:left w:val="nil"/>
          <w:bottom w:val="nil"/>
          <w:right w:val="nil"/>
          <w:between w:val="nil"/>
        </w:pBdr>
        <w:spacing w:line="240" w:lineRule="auto"/>
        <w:ind w:left="720" w:hanging="720"/>
      </w:pPr>
      <w:proofErr w:type="spellStart"/>
      <w:r>
        <w:t>Loflen</w:t>
      </w:r>
      <w:proofErr w:type="spellEnd"/>
      <w:r>
        <w:t xml:space="preserve"> CL, Rehn A, </w:t>
      </w:r>
      <w:proofErr w:type="spellStart"/>
      <w:r>
        <w:t>Mazor</w:t>
      </w:r>
      <w:proofErr w:type="spellEnd"/>
      <w:r>
        <w:t xml:space="preserve"> RD. in prep. Evaluation of benthic macroinvertebrate community composition and the suitability of biotic indices in southern California streams with varied stream flow durations.</w:t>
      </w:r>
    </w:p>
    <w:p w14:paraId="61B35E7C" w14:textId="77777777" w:rsidR="0014038D" w:rsidRDefault="006632A2">
      <w:pPr>
        <w:widowControl w:val="0"/>
        <w:pBdr>
          <w:top w:val="nil"/>
          <w:left w:val="nil"/>
          <w:bottom w:val="nil"/>
          <w:right w:val="nil"/>
          <w:between w:val="nil"/>
        </w:pBdr>
        <w:spacing w:line="240" w:lineRule="auto"/>
        <w:ind w:left="720" w:hanging="720"/>
      </w:pPr>
      <w:proofErr w:type="spellStart"/>
      <w:r>
        <w:t>Loflen</w:t>
      </w:r>
      <w:proofErr w:type="spellEnd"/>
      <w:r>
        <w:t xml:space="preserve"> CL, Fetcher AE. 2020.  Staff Report: Biological Objectives for the San Diego Region.  California Environmental Protection Agency. November 2020. </w:t>
      </w:r>
    </w:p>
    <w:p w14:paraId="393CB4BB" w14:textId="77777777" w:rsidR="0014038D" w:rsidRDefault="006632A2">
      <w:pPr>
        <w:widowControl w:val="0"/>
        <w:pBdr>
          <w:top w:val="nil"/>
          <w:left w:val="nil"/>
          <w:bottom w:val="nil"/>
          <w:right w:val="nil"/>
          <w:between w:val="nil"/>
        </w:pBdr>
        <w:spacing w:line="240" w:lineRule="auto"/>
        <w:ind w:left="720" w:hanging="720"/>
      </w:pPr>
      <w:r>
        <w:t xml:space="preserve">Lowe RL, </w:t>
      </w:r>
      <w:proofErr w:type="spellStart"/>
      <w:r>
        <w:t>LaLiberte</w:t>
      </w:r>
      <w:proofErr w:type="spellEnd"/>
      <w:r>
        <w:t xml:space="preserve"> GD. 2007. Benthic stream algae: Distribution and Structure. In: Methods in Stream </w:t>
      </w:r>
      <w:proofErr w:type="gramStart"/>
      <w:r>
        <w:t>Ecology,.</w:t>
      </w:r>
      <w:proofErr w:type="gramEnd"/>
      <w:r>
        <w:t xml:space="preserve"> Second Edition. Burlington, MA, USA: Elsevier; p. 327–346.</w:t>
      </w:r>
    </w:p>
    <w:p w14:paraId="68EE432C" w14:textId="77777777" w:rsidR="0014038D" w:rsidRDefault="006632A2">
      <w:pPr>
        <w:widowControl w:val="0"/>
        <w:pBdr>
          <w:top w:val="nil"/>
          <w:left w:val="nil"/>
          <w:bottom w:val="nil"/>
          <w:right w:val="nil"/>
          <w:between w:val="nil"/>
        </w:pBdr>
        <w:spacing w:line="240" w:lineRule="auto"/>
        <w:ind w:left="720" w:hanging="720"/>
      </w:pPr>
      <w:r>
        <w:t xml:space="preserve">Lu B, Charlton M, </w:t>
      </w:r>
      <w:proofErr w:type="spellStart"/>
      <w:r>
        <w:t>Brunsdon</w:t>
      </w:r>
      <w:proofErr w:type="spellEnd"/>
      <w:r>
        <w:t xml:space="preserve"> C, Harris P. 2016. The </w:t>
      </w:r>
      <w:proofErr w:type="spellStart"/>
      <w:r>
        <w:t>Minkowski</w:t>
      </w:r>
      <w:proofErr w:type="spellEnd"/>
      <w:r>
        <w:t xml:space="preserve"> approach for choosing the distance metric in geographically weighted regression. International Journal of Geographical Information Science. 30(2):351–368. </w:t>
      </w:r>
      <w:hyperlink r:id="rId62">
        <w:r>
          <w:t>https://doi.org/10.1080/13658816.2015.1087001</w:t>
        </w:r>
      </w:hyperlink>
    </w:p>
    <w:p w14:paraId="1793D5A4" w14:textId="77777777" w:rsidR="0014038D" w:rsidRDefault="006632A2">
      <w:pPr>
        <w:widowControl w:val="0"/>
        <w:pBdr>
          <w:top w:val="nil"/>
          <w:left w:val="nil"/>
          <w:bottom w:val="nil"/>
          <w:right w:val="nil"/>
          <w:between w:val="nil"/>
        </w:pBdr>
        <w:spacing w:line="240" w:lineRule="auto"/>
        <w:ind w:left="720" w:hanging="720"/>
      </w:pPr>
      <w:proofErr w:type="spellStart"/>
      <w:r>
        <w:t>Lüdecke</w:t>
      </w:r>
      <w:proofErr w:type="spellEnd"/>
      <w:r>
        <w:t xml:space="preserve"> D, Makowski D, Ben-</w:t>
      </w:r>
      <w:proofErr w:type="spellStart"/>
      <w:r>
        <w:t>Shachar</w:t>
      </w:r>
      <w:proofErr w:type="spellEnd"/>
      <w:r>
        <w:t xml:space="preserve"> MS, Patil I, Waggoner P, </w:t>
      </w:r>
      <w:proofErr w:type="spellStart"/>
      <w:r>
        <w:t>Wiernik</w:t>
      </w:r>
      <w:proofErr w:type="spellEnd"/>
      <w:r>
        <w:t xml:space="preserve"> BM, </w:t>
      </w:r>
      <w:proofErr w:type="spellStart"/>
      <w:r>
        <w:t>Arel-Bundock</w:t>
      </w:r>
      <w:proofErr w:type="spellEnd"/>
      <w:r>
        <w:t xml:space="preserve"> V, </w:t>
      </w:r>
      <w:proofErr w:type="spellStart"/>
      <w:r>
        <w:t>Thériault</w:t>
      </w:r>
      <w:proofErr w:type="spellEnd"/>
      <w:r>
        <w:t xml:space="preserve"> R, </w:t>
      </w:r>
      <w:proofErr w:type="spellStart"/>
      <w:r>
        <w:t>Jullum</w:t>
      </w:r>
      <w:proofErr w:type="spellEnd"/>
      <w:r>
        <w:t xml:space="preserve"> M. 2022. performance: Assessment of Regression Models Performance. </w:t>
      </w:r>
      <w:hyperlink r:id="rId63">
        <w:r>
          <w:t>https://CRAN.R-project.org/package=performance</w:t>
        </w:r>
      </w:hyperlink>
    </w:p>
    <w:p w14:paraId="1D77A236" w14:textId="77777777" w:rsidR="0014038D" w:rsidRDefault="006632A2">
      <w:pPr>
        <w:widowControl w:val="0"/>
        <w:pBdr>
          <w:top w:val="nil"/>
          <w:left w:val="nil"/>
          <w:bottom w:val="nil"/>
          <w:right w:val="nil"/>
          <w:between w:val="nil"/>
        </w:pBdr>
        <w:spacing w:line="240" w:lineRule="auto"/>
        <w:ind w:left="720" w:hanging="720"/>
      </w:pPr>
      <w:r>
        <w:t xml:space="preserve">Luo L, Apps D, Arcand S, Xu H, Pan </w:t>
      </w:r>
      <w:proofErr w:type="spellStart"/>
      <w:r>
        <w:t>M</w:t>
      </w:r>
      <w:proofErr w:type="spellEnd"/>
      <w:r>
        <w:t xml:space="preserve">, </w:t>
      </w:r>
      <w:proofErr w:type="spellStart"/>
      <w:r>
        <w:t>Hoerling</w:t>
      </w:r>
      <w:proofErr w:type="spellEnd"/>
      <w:r>
        <w:t xml:space="preserve"> M. 2017. Contribution of temperature and precipitation anomalies to the California drought during 2012–2015. Geophysical Research Letters. 44(7):3184–3192. </w:t>
      </w:r>
      <w:hyperlink r:id="rId64">
        <w:r>
          <w:t>https://doi.org/10.1002/2016GL072027</w:t>
        </w:r>
      </w:hyperlink>
    </w:p>
    <w:p w14:paraId="1196BCD9" w14:textId="77777777" w:rsidR="0014038D" w:rsidRDefault="006632A2">
      <w:pPr>
        <w:widowControl w:val="0"/>
        <w:pBdr>
          <w:top w:val="nil"/>
          <w:left w:val="nil"/>
          <w:bottom w:val="nil"/>
          <w:right w:val="nil"/>
          <w:between w:val="nil"/>
        </w:pBdr>
        <w:spacing w:line="240" w:lineRule="auto"/>
        <w:ind w:left="720" w:hanging="720"/>
      </w:pPr>
      <w:r>
        <w:t xml:space="preserve">Matthaei CD, </w:t>
      </w:r>
      <w:proofErr w:type="spellStart"/>
      <w:r>
        <w:t>Guggelberger</w:t>
      </w:r>
      <w:proofErr w:type="spellEnd"/>
      <w:r>
        <w:t xml:space="preserve"> C, Huber H. 2003. Local disturbance history affects patchiness of benthic river algae. Freshwater Biology. 48(9):1514–1526. </w:t>
      </w:r>
      <w:hyperlink r:id="rId65">
        <w:r>
          <w:t>https://doi.org/10.1046/j.1365-2427.2003.01103.x</w:t>
        </w:r>
      </w:hyperlink>
    </w:p>
    <w:p w14:paraId="5ED79265" w14:textId="77777777" w:rsidR="0014038D" w:rsidRDefault="006632A2">
      <w:pPr>
        <w:widowControl w:val="0"/>
        <w:pBdr>
          <w:top w:val="nil"/>
          <w:left w:val="nil"/>
          <w:bottom w:val="nil"/>
          <w:right w:val="nil"/>
          <w:between w:val="nil"/>
        </w:pBdr>
        <w:spacing w:line="240" w:lineRule="auto"/>
        <w:ind w:left="720" w:hanging="720"/>
      </w:pPr>
      <w:proofErr w:type="spellStart"/>
      <w:r>
        <w:t>Mazor</w:t>
      </w:r>
      <w:proofErr w:type="spellEnd"/>
      <w:r>
        <w:t xml:space="preserve"> RD, Stein ED, Ode PR, Schiff K. 2014. Integrating intermittent streams into watershed assessments: applicability of an index of biotic integrity. Freshwater Science. 33(2):459–474. </w:t>
      </w:r>
      <w:hyperlink r:id="rId66">
        <w:r>
          <w:t>https://doi.org/10.1086/675683</w:t>
        </w:r>
      </w:hyperlink>
    </w:p>
    <w:p w14:paraId="0F180410" w14:textId="77777777" w:rsidR="0014038D" w:rsidRDefault="006632A2">
      <w:pPr>
        <w:widowControl w:val="0"/>
        <w:pBdr>
          <w:top w:val="nil"/>
          <w:left w:val="nil"/>
          <w:bottom w:val="nil"/>
          <w:right w:val="nil"/>
          <w:between w:val="nil"/>
        </w:pBdr>
        <w:spacing w:line="240" w:lineRule="auto"/>
        <w:ind w:left="720" w:hanging="720"/>
      </w:pPr>
      <w:proofErr w:type="spellStart"/>
      <w:r>
        <w:t>Mazor</w:t>
      </w:r>
      <w:proofErr w:type="spellEnd"/>
      <w:r>
        <w:t xml:space="preserve"> RD, </w:t>
      </w:r>
      <w:proofErr w:type="spellStart"/>
      <w:r>
        <w:t>Sutula</w:t>
      </w:r>
      <w:proofErr w:type="spellEnd"/>
      <w:r>
        <w:t xml:space="preserve"> M, Theroux S, Beck M, Ode PR. 2022. Eutrophication thresholds associated with protection of biological integrity in California </w:t>
      </w:r>
      <w:proofErr w:type="spellStart"/>
      <w:r>
        <w:t>wadeable</w:t>
      </w:r>
      <w:proofErr w:type="spellEnd"/>
      <w:r>
        <w:t xml:space="preserve"> streams. Ecological Indicators. 142:109180. </w:t>
      </w:r>
      <w:hyperlink r:id="rId67">
        <w:r>
          <w:t>https://doi.org/10.1016/j.ecolind.2022.109180</w:t>
        </w:r>
      </w:hyperlink>
    </w:p>
    <w:p w14:paraId="27608559" w14:textId="77777777" w:rsidR="0014038D" w:rsidRDefault="006632A2">
      <w:pPr>
        <w:widowControl w:val="0"/>
        <w:pBdr>
          <w:top w:val="nil"/>
          <w:left w:val="nil"/>
          <w:bottom w:val="nil"/>
          <w:right w:val="nil"/>
          <w:between w:val="nil"/>
        </w:pBdr>
        <w:spacing w:line="240" w:lineRule="auto"/>
        <w:ind w:left="720" w:hanging="720"/>
      </w:pPr>
      <w:r>
        <w:t xml:space="preserve">McCune B, Grace JB, Urban DL. 2002. Analysis of ecological communities. 2nd printing. Gleneden Beach, Or: </w:t>
      </w:r>
      <w:proofErr w:type="spellStart"/>
      <w:r>
        <w:t>MjM</w:t>
      </w:r>
      <w:proofErr w:type="spellEnd"/>
      <w:r>
        <w:t xml:space="preserve"> Software Design.</w:t>
      </w:r>
    </w:p>
    <w:p w14:paraId="3CE86F44" w14:textId="77777777" w:rsidR="0014038D" w:rsidRDefault="006632A2">
      <w:pPr>
        <w:widowControl w:val="0"/>
        <w:pBdr>
          <w:top w:val="nil"/>
          <w:left w:val="nil"/>
          <w:bottom w:val="nil"/>
          <w:right w:val="nil"/>
          <w:between w:val="nil"/>
        </w:pBdr>
        <w:spacing w:line="240" w:lineRule="auto"/>
        <w:ind w:left="720" w:hanging="720"/>
      </w:pPr>
      <w:r>
        <w:t xml:space="preserve">Miao L, Li C, </w:t>
      </w:r>
      <w:proofErr w:type="spellStart"/>
      <w:r>
        <w:t>Adyel</w:t>
      </w:r>
      <w:proofErr w:type="spellEnd"/>
      <w:r>
        <w:t xml:space="preserve"> TM, Huang W, Wu J, Yu Y, Hou J. 2023. Effects of the Desiccation Duration on the Dynamic Responses of Biofilm Metabolic Activities to Rewetting. Environ Sci Technol. </w:t>
      </w:r>
      <w:hyperlink r:id="rId68">
        <w:r>
          <w:t>https://doi.org/10.1021/acs.est.2c07410</w:t>
        </w:r>
      </w:hyperlink>
    </w:p>
    <w:p w14:paraId="3C014591" w14:textId="77777777" w:rsidR="0014038D" w:rsidRDefault="006632A2">
      <w:pPr>
        <w:widowControl w:val="0"/>
        <w:pBdr>
          <w:top w:val="nil"/>
          <w:left w:val="nil"/>
          <w:bottom w:val="nil"/>
          <w:right w:val="nil"/>
          <w:between w:val="nil"/>
        </w:pBdr>
        <w:spacing w:line="240" w:lineRule="auto"/>
        <w:ind w:left="720" w:hanging="720"/>
      </w:pPr>
      <w:proofErr w:type="spellStart"/>
      <w:r>
        <w:t>Mosisch</w:t>
      </w:r>
      <w:proofErr w:type="spellEnd"/>
      <w:r>
        <w:t xml:space="preserve"> TD. 2001. Effects of desiccation on stream epilithic algae. New Zealand Journal of Marine and Freshwater Research. 35(1):173–179. </w:t>
      </w:r>
      <w:hyperlink r:id="rId69">
        <w:r>
          <w:t>https://doi.org/10.1080/00288330.2001.9516987</w:t>
        </w:r>
      </w:hyperlink>
    </w:p>
    <w:p w14:paraId="17D6988E" w14:textId="77777777" w:rsidR="0014038D" w:rsidRDefault="006632A2">
      <w:pPr>
        <w:widowControl w:val="0"/>
        <w:pBdr>
          <w:top w:val="nil"/>
          <w:left w:val="nil"/>
          <w:bottom w:val="nil"/>
          <w:right w:val="nil"/>
          <w:between w:val="nil"/>
        </w:pBdr>
        <w:spacing w:line="240" w:lineRule="auto"/>
        <w:ind w:left="720" w:hanging="720"/>
      </w:pPr>
      <w:r>
        <w:t xml:space="preserve">Murdock JN, </w:t>
      </w:r>
      <w:proofErr w:type="spellStart"/>
      <w:r>
        <w:t>Gido</w:t>
      </w:r>
      <w:proofErr w:type="spellEnd"/>
      <w:r>
        <w:t xml:space="preserve"> KB, Dodds WK, Bertrand KN, Whiles MR. 2010. Consumer return chronology alters recovery trajectory of stream ecosystem structure and function following drought. Ecology. 91(4):1048–1062. </w:t>
      </w:r>
      <w:hyperlink r:id="rId70">
        <w:r>
          <w:t>https://doi.org/10.1890/08-2168.1</w:t>
        </w:r>
      </w:hyperlink>
    </w:p>
    <w:p w14:paraId="1EA74100" w14:textId="77777777" w:rsidR="0014038D" w:rsidRDefault="006632A2">
      <w:pPr>
        <w:widowControl w:val="0"/>
        <w:pBdr>
          <w:top w:val="nil"/>
          <w:left w:val="nil"/>
          <w:bottom w:val="nil"/>
          <w:right w:val="nil"/>
          <w:between w:val="nil"/>
        </w:pBdr>
        <w:spacing w:line="240" w:lineRule="auto"/>
        <w:ind w:left="720" w:hanging="720"/>
      </w:pPr>
      <w:proofErr w:type="spellStart"/>
      <w:r>
        <w:t>Mykrä</w:t>
      </w:r>
      <w:proofErr w:type="spellEnd"/>
      <w:r>
        <w:t xml:space="preserve"> H, </w:t>
      </w:r>
      <w:proofErr w:type="spellStart"/>
      <w:r>
        <w:t>Heino</w:t>
      </w:r>
      <w:proofErr w:type="spellEnd"/>
      <w:r>
        <w:t xml:space="preserve"> J. 2017. Decreased habitat specialization in macroinvertebrate assemblages in anthropogenically disturbed streams. Ecological Complexity. 31. </w:t>
      </w:r>
      <w:hyperlink r:id="rId71">
        <w:r>
          <w:t>https://doi.org/10.1016/j.ecocom.2017.07.002</w:t>
        </w:r>
      </w:hyperlink>
    </w:p>
    <w:p w14:paraId="1175666F" w14:textId="77777777" w:rsidR="0014038D" w:rsidRDefault="006632A2">
      <w:pPr>
        <w:widowControl w:val="0"/>
        <w:pBdr>
          <w:top w:val="nil"/>
          <w:left w:val="nil"/>
          <w:bottom w:val="nil"/>
          <w:right w:val="nil"/>
          <w:between w:val="nil"/>
        </w:pBdr>
        <w:spacing w:line="240" w:lineRule="auto"/>
        <w:ind w:left="720" w:hanging="720"/>
      </w:pPr>
      <w:r>
        <w:t xml:space="preserve">Ode, P.R., Rehn, A.C., </w:t>
      </w:r>
      <w:proofErr w:type="spellStart"/>
      <w:r>
        <w:t>Mazor</w:t>
      </w:r>
      <w:proofErr w:type="spellEnd"/>
      <w:r>
        <w:t xml:space="preserve">, R.D., Schiff, K.C., Stein, E.D., May, J.T., Brown, L.R., Herbst, D.B., Gillett, D., Lunde, K. and C.P. Hawkins. 2016. Evaluating the adequacy of a reference-site pool for ecological assessments in environmentally complex regions.  </w:t>
      </w:r>
      <w:r>
        <w:rPr>
          <w:i/>
        </w:rPr>
        <w:t>Freshwater Science</w:t>
      </w:r>
      <w:r>
        <w:t xml:space="preserve"> 35(1): 237-248.</w:t>
      </w:r>
    </w:p>
    <w:p w14:paraId="5FE76419" w14:textId="77777777" w:rsidR="0014038D" w:rsidRDefault="006632A2">
      <w:pPr>
        <w:widowControl w:val="0"/>
        <w:pBdr>
          <w:top w:val="nil"/>
          <w:left w:val="nil"/>
          <w:bottom w:val="nil"/>
          <w:right w:val="nil"/>
          <w:between w:val="nil"/>
        </w:pBdr>
        <w:spacing w:line="240" w:lineRule="auto"/>
        <w:ind w:left="720" w:hanging="720"/>
      </w:pPr>
      <w:r>
        <w:t xml:space="preserve">Ode, P.R., A.E., </w:t>
      </w:r>
      <w:proofErr w:type="spellStart"/>
      <w:r>
        <w:t>Fetscher</w:t>
      </w:r>
      <w:proofErr w:type="spellEnd"/>
      <w:r>
        <w:t xml:space="preserve">, and L.B. </w:t>
      </w:r>
      <w:proofErr w:type="spellStart"/>
      <w:r>
        <w:t>Busse</w:t>
      </w:r>
      <w:proofErr w:type="spellEnd"/>
      <w:r>
        <w:t xml:space="preserve">. 2016b. Standard Operating Procedures for the Collection of Field Data for Bioassessments of California </w:t>
      </w:r>
      <w:proofErr w:type="spellStart"/>
      <w:r>
        <w:t>Wadeable</w:t>
      </w:r>
      <w:proofErr w:type="spellEnd"/>
      <w:r>
        <w:t xml:space="preserve"> Streams: Benthic Macroinvertebrates, Algae, and Physical Habitat. California State Water Resources Control Board Surface Water Ambient Monitoring Program (SWAMP) Bioassessment SOP 004.</w:t>
      </w:r>
    </w:p>
    <w:p w14:paraId="4AF800A0" w14:textId="77777777" w:rsidR="0014038D" w:rsidRDefault="006632A2">
      <w:pPr>
        <w:widowControl w:val="0"/>
        <w:pBdr>
          <w:top w:val="nil"/>
          <w:left w:val="nil"/>
          <w:bottom w:val="nil"/>
          <w:right w:val="nil"/>
          <w:between w:val="nil"/>
        </w:pBdr>
        <w:spacing w:line="240" w:lineRule="auto"/>
        <w:ind w:left="720" w:hanging="720"/>
      </w:pPr>
      <w:r>
        <w:t xml:space="preserve">Oksanen J, </w:t>
      </w:r>
      <w:proofErr w:type="spellStart"/>
      <w:r>
        <w:t>Kindt</w:t>
      </w:r>
      <w:proofErr w:type="spellEnd"/>
      <w:r>
        <w:t xml:space="preserve"> R, Legendre P, O’Hara B, Stevens MHH, Oksanen MJ. 2011. vegan: Community ecology package.</w:t>
      </w:r>
    </w:p>
    <w:p w14:paraId="273CE965" w14:textId="77777777" w:rsidR="0014038D" w:rsidRDefault="006632A2">
      <w:pPr>
        <w:widowControl w:val="0"/>
        <w:pBdr>
          <w:top w:val="nil"/>
          <w:left w:val="nil"/>
          <w:bottom w:val="nil"/>
          <w:right w:val="nil"/>
          <w:between w:val="nil"/>
        </w:pBdr>
        <w:spacing w:line="240" w:lineRule="auto"/>
        <w:ind w:left="720" w:hanging="720"/>
      </w:pPr>
      <w:r>
        <w:t xml:space="preserve">Olsen DA, Townsend CR. 2005. Flood </w:t>
      </w:r>
      <w:proofErr w:type="gramStart"/>
      <w:r>
        <w:t>effects on</w:t>
      </w:r>
      <w:proofErr w:type="gramEnd"/>
      <w:r>
        <w:t xml:space="preserve"> invertebrates, </w:t>
      </w:r>
      <w:proofErr w:type="gramStart"/>
      <w:r>
        <w:t>sediments</w:t>
      </w:r>
      <w:proofErr w:type="gramEnd"/>
      <w:r>
        <w:t xml:space="preserve"> and particulate organic matter in the hyporheic zone of a gravel-bed stream. Freshwater Biology. 50(5):839–853. </w:t>
      </w:r>
      <w:hyperlink r:id="rId72">
        <w:r>
          <w:t>https://doi.org/10.1111/j.1365-2427.2005.01365.x</w:t>
        </w:r>
      </w:hyperlink>
    </w:p>
    <w:p w14:paraId="66D2976A" w14:textId="77777777" w:rsidR="0014038D" w:rsidRDefault="006632A2">
      <w:pPr>
        <w:widowControl w:val="0"/>
        <w:pBdr>
          <w:top w:val="nil"/>
          <w:left w:val="nil"/>
          <w:bottom w:val="nil"/>
          <w:right w:val="nil"/>
          <w:between w:val="nil"/>
        </w:pBdr>
        <w:spacing w:line="240" w:lineRule="auto"/>
        <w:ind w:left="720" w:hanging="720"/>
      </w:pPr>
      <w:r>
        <w:t xml:space="preserve">O’Neal SW, </w:t>
      </w:r>
      <w:proofErr w:type="spellStart"/>
      <w:r>
        <w:t>Lembi</w:t>
      </w:r>
      <w:proofErr w:type="spellEnd"/>
      <w:r>
        <w:t xml:space="preserve"> CA. 1983. Physiological Changes During Germination of </w:t>
      </w:r>
      <w:proofErr w:type="spellStart"/>
      <w:r>
        <w:t>Pithophora</w:t>
      </w:r>
      <w:proofErr w:type="spellEnd"/>
      <w:r>
        <w:t xml:space="preserve"> </w:t>
      </w:r>
      <w:proofErr w:type="spellStart"/>
      <w:r>
        <w:t>Oedogonia</w:t>
      </w:r>
      <w:proofErr w:type="spellEnd"/>
      <w:r>
        <w:t xml:space="preserve"> (</w:t>
      </w:r>
      <w:proofErr w:type="spellStart"/>
      <w:r>
        <w:t>chlorophyceae</w:t>
      </w:r>
      <w:proofErr w:type="spellEnd"/>
      <w:r>
        <w:t xml:space="preserve">) Akinetes1. Journal of Phycology. 19(2):193–199. </w:t>
      </w:r>
      <w:hyperlink r:id="rId73">
        <w:r>
          <w:t>https://doi.org/10.1111/j.0022-3646.1983.00193.x</w:t>
        </w:r>
      </w:hyperlink>
    </w:p>
    <w:p w14:paraId="3807A18A" w14:textId="77777777" w:rsidR="0014038D" w:rsidRDefault="006632A2">
      <w:pPr>
        <w:widowControl w:val="0"/>
        <w:pBdr>
          <w:top w:val="nil"/>
          <w:left w:val="nil"/>
          <w:bottom w:val="nil"/>
          <w:right w:val="nil"/>
          <w:between w:val="nil"/>
        </w:pBdr>
        <w:spacing w:line="240" w:lineRule="auto"/>
        <w:ind w:left="720" w:hanging="720"/>
      </w:pPr>
      <w:proofErr w:type="spellStart"/>
      <w:r>
        <w:t>Otermin</w:t>
      </w:r>
      <w:proofErr w:type="spellEnd"/>
      <w:r>
        <w:t xml:space="preserve"> A, </w:t>
      </w:r>
      <w:proofErr w:type="spellStart"/>
      <w:r>
        <w:t>Basaguren</w:t>
      </w:r>
      <w:proofErr w:type="spellEnd"/>
      <w:r>
        <w:t xml:space="preserve"> A, </w:t>
      </w:r>
      <w:proofErr w:type="spellStart"/>
      <w:r>
        <w:t>Pozo</w:t>
      </w:r>
      <w:proofErr w:type="spellEnd"/>
      <w:r>
        <w:t xml:space="preserve"> J. 2002. Re-colonization by the macroinvertebrate community after a drought period in a first-order steam (</w:t>
      </w:r>
      <w:proofErr w:type="spellStart"/>
      <w:r>
        <w:t>Ag</w:t>
      </w:r>
      <w:r>
        <w:rPr>
          <w:color w:val="202124"/>
          <w:highlight w:val="white"/>
        </w:rPr>
        <w:t>ü</w:t>
      </w:r>
      <w:r>
        <w:t>era</w:t>
      </w:r>
      <w:proofErr w:type="spellEnd"/>
      <w:r>
        <w:t xml:space="preserve"> Basin, Northern Spain). </w:t>
      </w:r>
      <w:proofErr w:type="spellStart"/>
      <w:r>
        <w:t>Limnetica</w:t>
      </w:r>
      <w:proofErr w:type="spellEnd"/>
      <w:r>
        <w:t>. 21(1-2): 117-128.</w:t>
      </w:r>
    </w:p>
    <w:p w14:paraId="17CCF16B" w14:textId="77777777" w:rsidR="0014038D" w:rsidRDefault="006632A2">
      <w:pPr>
        <w:widowControl w:val="0"/>
        <w:pBdr>
          <w:top w:val="nil"/>
          <w:left w:val="nil"/>
          <w:bottom w:val="nil"/>
          <w:right w:val="nil"/>
          <w:between w:val="nil"/>
        </w:pBdr>
        <w:spacing w:line="240" w:lineRule="auto"/>
        <w:ind w:left="720" w:hanging="720"/>
      </w:pPr>
      <w:r>
        <w:t xml:space="preserve">Pan Y, Stevenson RJ, Hill BH, Kaufmann PR, Herlihy AT. 1999. Spatial Patterns and Ecological Determinants of Benthic Algal Assemblages in Mid-Atlantic Streams, </w:t>
      </w:r>
      <w:proofErr w:type="spellStart"/>
      <w:r>
        <w:t>Usa</w:t>
      </w:r>
      <w:proofErr w:type="spellEnd"/>
      <w:r>
        <w:t xml:space="preserve">. Journal of Phycology. 35(3):460–468. </w:t>
      </w:r>
      <w:hyperlink r:id="rId74">
        <w:r>
          <w:t>https://doi.org/10.1046/j.1529-8817.1999.3530460.x</w:t>
        </w:r>
      </w:hyperlink>
    </w:p>
    <w:p w14:paraId="2C5657E2" w14:textId="77777777" w:rsidR="0014038D" w:rsidRDefault="006632A2">
      <w:pPr>
        <w:widowControl w:val="0"/>
        <w:pBdr>
          <w:top w:val="nil"/>
          <w:left w:val="nil"/>
          <w:bottom w:val="nil"/>
          <w:right w:val="nil"/>
          <w:between w:val="nil"/>
        </w:pBdr>
        <w:spacing w:line="240" w:lineRule="auto"/>
        <w:ind w:left="720" w:hanging="720"/>
      </w:pPr>
      <w:r>
        <w:t>Park, C.E., Jeong, S.J., Joshi, M., Osborn T.J., Ho, C.H., Piao, S., Chen, D., Liu, J., Yang, H., Park, H., Kim, B.M., Feng, S. Keeping global warming within 1.5</w:t>
      </w:r>
      <w:r>
        <w:rPr>
          <w:color w:val="222222"/>
        </w:rPr>
        <w:t>°C constrains emergence of aridification. Nature Climate Change 8: 70-74.</w:t>
      </w:r>
    </w:p>
    <w:p w14:paraId="077653EB" w14:textId="77777777" w:rsidR="0014038D" w:rsidRDefault="006632A2">
      <w:pPr>
        <w:widowControl w:val="0"/>
        <w:pBdr>
          <w:top w:val="nil"/>
          <w:left w:val="nil"/>
          <w:bottom w:val="nil"/>
          <w:right w:val="nil"/>
          <w:between w:val="nil"/>
        </w:pBdr>
        <w:spacing w:line="240" w:lineRule="auto"/>
        <w:ind w:left="720" w:hanging="720"/>
      </w:pPr>
      <w:r>
        <w:t>Pineda-</w:t>
      </w:r>
      <w:proofErr w:type="spellStart"/>
      <w:r>
        <w:t>Morante</w:t>
      </w:r>
      <w:proofErr w:type="spellEnd"/>
      <w:r>
        <w:t xml:space="preserve"> D, Fernández-Calero JM, </w:t>
      </w:r>
      <w:proofErr w:type="spellStart"/>
      <w:r>
        <w:t>Pölsterl</w:t>
      </w:r>
      <w:proofErr w:type="spellEnd"/>
      <w:r>
        <w:t xml:space="preserve"> S, </w:t>
      </w:r>
      <w:proofErr w:type="spellStart"/>
      <w:r>
        <w:t>Cunillera-Montcusí</w:t>
      </w:r>
      <w:proofErr w:type="spellEnd"/>
      <w:r>
        <w:t xml:space="preserve"> D, </w:t>
      </w:r>
      <w:proofErr w:type="spellStart"/>
      <w:r>
        <w:t>Bonada</w:t>
      </w:r>
      <w:proofErr w:type="spellEnd"/>
      <w:r>
        <w:t xml:space="preserve"> N, </w:t>
      </w:r>
      <w:proofErr w:type="spellStart"/>
      <w:r>
        <w:t>Cañedo</w:t>
      </w:r>
      <w:proofErr w:type="spellEnd"/>
      <w:r>
        <w:t xml:space="preserve">-Argüelles M. 2022. Local hydrological conditions and spatial connectivity shape invertebrate communities after rewetting in temporary rivers. </w:t>
      </w:r>
      <w:proofErr w:type="spellStart"/>
      <w:r>
        <w:t>Hydrobiologia</w:t>
      </w:r>
      <w:proofErr w:type="spellEnd"/>
      <w:r>
        <w:t xml:space="preserve">. 849(6):1511–1530. </w:t>
      </w:r>
      <w:hyperlink r:id="rId75">
        <w:r>
          <w:t>https://doi.org/10.1007/s10750-022-04799-8</w:t>
        </w:r>
      </w:hyperlink>
    </w:p>
    <w:p w14:paraId="617E178A" w14:textId="77777777" w:rsidR="0014038D" w:rsidRDefault="006632A2">
      <w:pPr>
        <w:widowControl w:val="0"/>
        <w:pBdr>
          <w:top w:val="nil"/>
          <w:left w:val="nil"/>
          <w:bottom w:val="nil"/>
          <w:right w:val="nil"/>
          <w:between w:val="nil"/>
        </w:pBdr>
        <w:spacing w:line="240" w:lineRule="auto"/>
        <w:ind w:left="720" w:hanging="720"/>
      </w:pPr>
      <w:proofErr w:type="spellStart"/>
      <w:r>
        <w:t>Poff</w:t>
      </w:r>
      <w:proofErr w:type="spellEnd"/>
      <w:r>
        <w:t xml:space="preserve"> NL, Allan JD, Bain MB, Karr JR, </w:t>
      </w:r>
      <w:proofErr w:type="spellStart"/>
      <w:r>
        <w:t>Prestegaard</w:t>
      </w:r>
      <w:proofErr w:type="spellEnd"/>
      <w:r>
        <w:t xml:space="preserve"> KL, Richter BD, Sparks RE, Stromberg JC. 1997. The Natural Flow Regime. </w:t>
      </w:r>
      <w:proofErr w:type="spellStart"/>
      <w:r>
        <w:t>BioScience</w:t>
      </w:r>
      <w:proofErr w:type="spellEnd"/>
      <w:r>
        <w:t xml:space="preserve">. 47(11):769–784. </w:t>
      </w:r>
      <w:hyperlink r:id="rId76">
        <w:r>
          <w:t>https://doi.org/10.2307/1313099</w:t>
        </w:r>
      </w:hyperlink>
    </w:p>
    <w:p w14:paraId="3D59F9AD" w14:textId="77777777" w:rsidR="0014038D" w:rsidRDefault="006632A2">
      <w:pPr>
        <w:widowControl w:val="0"/>
        <w:pBdr>
          <w:top w:val="nil"/>
          <w:left w:val="nil"/>
          <w:bottom w:val="nil"/>
          <w:right w:val="nil"/>
          <w:between w:val="nil"/>
        </w:pBdr>
        <w:spacing w:line="240" w:lineRule="auto"/>
        <w:ind w:left="720" w:hanging="720"/>
      </w:pPr>
      <w:r>
        <w:t xml:space="preserve">Power ME, </w:t>
      </w:r>
      <w:proofErr w:type="spellStart"/>
      <w:r>
        <w:t>Holomuzki</w:t>
      </w:r>
      <w:proofErr w:type="spellEnd"/>
      <w:r>
        <w:t xml:space="preserve"> JR, Lowe RL. 2013. Food webs in Mediterranean rivers. </w:t>
      </w:r>
      <w:proofErr w:type="spellStart"/>
      <w:r>
        <w:t>Hydrobiologia</w:t>
      </w:r>
      <w:proofErr w:type="spellEnd"/>
      <w:r>
        <w:t xml:space="preserve">. 719(1):119–136. </w:t>
      </w:r>
      <w:hyperlink r:id="rId77">
        <w:r>
          <w:t>https://doi.org/10.1007/s10750-013-1510-0</w:t>
        </w:r>
      </w:hyperlink>
    </w:p>
    <w:p w14:paraId="3FCC34F2" w14:textId="77777777" w:rsidR="0014038D" w:rsidRDefault="006632A2">
      <w:pPr>
        <w:widowControl w:val="0"/>
        <w:pBdr>
          <w:top w:val="nil"/>
          <w:left w:val="nil"/>
          <w:bottom w:val="nil"/>
          <w:right w:val="nil"/>
          <w:between w:val="nil"/>
        </w:pBdr>
        <w:spacing w:line="240" w:lineRule="auto"/>
        <w:ind w:left="720" w:hanging="720"/>
      </w:pPr>
      <w:r>
        <w:t xml:space="preserve">Price AN, Jones CN, Hammond JC, Zimmer MA, Zipper SC. 2021. The Drying Regimes of Non‐Perennial Rivers and Streams. </w:t>
      </w:r>
      <w:proofErr w:type="spellStart"/>
      <w:r>
        <w:t>Geophys</w:t>
      </w:r>
      <w:proofErr w:type="spellEnd"/>
      <w:r>
        <w:t xml:space="preserve"> Res Lett. 48(14). https://doi.org/10.1029/2021GL093298</w:t>
      </w:r>
    </w:p>
    <w:p w14:paraId="1817EC40" w14:textId="77777777" w:rsidR="0014038D" w:rsidRDefault="006632A2">
      <w:pPr>
        <w:widowControl w:val="0"/>
        <w:spacing w:line="240" w:lineRule="auto"/>
        <w:ind w:left="720" w:hanging="720"/>
      </w:pPr>
      <w:r>
        <w:t xml:space="preserve">Price, A.N., Zimmer, M., </w:t>
      </w:r>
      <w:proofErr w:type="spellStart"/>
      <w:r>
        <w:t>Datry</w:t>
      </w:r>
      <w:proofErr w:type="spellEnd"/>
      <w:r>
        <w:t xml:space="preserve">, T., Stubbington, R., Busch, M.H., Zipper, S., Dodds, W.K., Yu, S., Allen, G.H., Hammond J., Ward, A., </w:t>
      </w:r>
      <w:proofErr w:type="spellStart"/>
      <w:r>
        <w:t>Shannafield</w:t>
      </w:r>
      <w:proofErr w:type="spellEnd"/>
      <w:r>
        <w:t xml:space="preserve">, M., Burrows, R.M., Atkinson, C.L., </w:t>
      </w:r>
      <w:proofErr w:type="spellStart"/>
      <w:r>
        <w:t>Messeger</w:t>
      </w:r>
      <w:proofErr w:type="spellEnd"/>
      <w:r>
        <w:t xml:space="preserve">, M.L., Olden, J.D., </w:t>
      </w:r>
      <w:proofErr w:type="spellStart"/>
      <w:r>
        <w:t>Krabbenhoft</w:t>
      </w:r>
      <w:proofErr w:type="spellEnd"/>
      <w:r>
        <w:t xml:space="preserve">, C.A., </w:t>
      </w:r>
      <w:proofErr w:type="spellStart"/>
      <w:r>
        <w:t>DelVecchia</w:t>
      </w:r>
      <w:proofErr w:type="spellEnd"/>
      <w:r>
        <w:t xml:space="preserve">, A.G., Lytle, D.A., </w:t>
      </w:r>
      <w:proofErr w:type="spellStart"/>
      <w:r>
        <w:t>Rogosch</w:t>
      </w:r>
      <w:proofErr w:type="spellEnd"/>
      <w:r>
        <w:t xml:space="preserve">, J.S., Bergstrom, A.J., Kaiser, K.E., Walker, R.H., Boersma, K.S., Seybold, E.C., Walter, </w:t>
      </w:r>
      <w:proofErr w:type="spellStart"/>
      <w:r>
        <w:t>A.w.</w:t>
      </w:r>
      <w:proofErr w:type="spellEnd"/>
      <w:r>
        <w:t xml:space="preserve">, Tonkin, J.D., Stegen, J.C., Burgin, A.J., Allen, D.C., </w:t>
      </w:r>
      <w:proofErr w:type="spellStart"/>
      <w:r>
        <w:t>Bogan</w:t>
      </w:r>
      <w:proofErr w:type="spellEnd"/>
      <w:r>
        <w:t xml:space="preserve"> M. Biogeochemical and </w:t>
      </w:r>
      <w:r>
        <w:lastRenderedPageBreak/>
        <w:t xml:space="preserve">ecological responses to wetting mechanisms of non-perennial streams. </w:t>
      </w:r>
      <w:r>
        <w:rPr>
          <w:i/>
        </w:rPr>
        <w:t>In Prep</w:t>
      </w:r>
      <w:r>
        <w:t>.</w:t>
      </w:r>
    </w:p>
    <w:p w14:paraId="68CF1FE6" w14:textId="77777777" w:rsidR="0014038D" w:rsidRDefault="006632A2">
      <w:pPr>
        <w:widowControl w:val="0"/>
        <w:spacing w:line="240" w:lineRule="auto"/>
        <w:ind w:left="720" w:hanging="720"/>
      </w:pPr>
      <w:proofErr w:type="spellStart"/>
      <w:r>
        <w:t>Pumo</w:t>
      </w:r>
      <w:proofErr w:type="spellEnd"/>
      <w:r>
        <w:t xml:space="preserve"> D., </w:t>
      </w:r>
      <w:proofErr w:type="spellStart"/>
      <w:r>
        <w:t>Caracciolo</w:t>
      </w:r>
      <w:proofErr w:type="spellEnd"/>
      <w:r>
        <w:t xml:space="preserve"> D., Viola, F., Noto, L.V. 2016. Climate change effects on the hydrological regime of small non-perennial river basins. Science of the Total Environment. 542: 76-92.</w:t>
      </w:r>
    </w:p>
    <w:p w14:paraId="6D07B3C9" w14:textId="77777777" w:rsidR="0014038D" w:rsidRDefault="006632A2">
      <w:pPr>
        <w:widowControl w:val="0"/>
        <w:spacing w:line="240" w:lineRule="auto"/>
        <w:ind w:left="720" w:hanging="720"/>
      </w:pPr>
      <w:r>
        <w:t>R Core Team (2022). R: A language and environment for statistical computing. R Foundation for Statistical Computing, Vienna, Austria. URL https://www.R-project.org/.</w:t>
      </w:r>
    </w:p>
    <w:p w14:paraId="5B89222D" w14:textId="77777777" w:rsidR="0014038D" w:rsidRDefault="006632A2">
      <w:pPr>
        <w:widowControl w:val="0"/>
        <w:spacing w:line="240" w:lineRule="auto"/>
        <w:ind w:left="720" w:hanging="720"/>
      </w:pPr>
      <w:r>
        <w:t xml:space="preserve">Rehn AC, </w:t>
      </w:r>
      <w:proofErr w:type="spellStart"/>
      <w:r>
        <w:t>Slusark</w:t>
      </w:r>
      <w:proofErr w:type="spellEnd"/>
      <w:r>
        <w:t xml:space="preserve"> J. 2015. Control of Benthic Macroinvertebrate Taxonomy Data Collected for Stream Bioassessment in California [Internet]. </w:t>
      </w:r>
      <w:proofErr w:type="spellStart"/>
      <w:r>
        <w:t>Sacromento</w:t>
      </w:r>
      <w:proofErr w:type="spellEnd"/>
      <w:r>
        <w:t xml:space="preserve">, CA: Surface Water Ambient Monitoring Program. </w:t>
      </w:r>
      <w:hyperlink r:id="rId78">
        <w:r>
          <w:t>https://www.waterboards.ca.gov/water_issues/programs/swamp/bioassessment/docs/09-bmi-external-qc-sop-070115-final.pdf</w:t>
        </w:r>
      </w:hyperlink>
    </w:p>
    <w:p w14:paraId="36F0F170" w14:textId="77777777" w:rsidR="0014038D" w:rsidRDefault="006632A2">
      <w:pPr>
        <w:widowControl w:val="0"/>
        <w:spacing w:line="240" w:lineRule="auto"/>
        <w:ind w:left="720" w:hanging="720"/>
      </w:pPr>
      <w:r>
        <w:t xml:space="preserve">Richards AB, Rogers DC. 2011. List of Freshwater Macroinvertebrate Taxa from California and Adjacent States including Standard Taxonomic Effort Levels [Internet]. </w:t>
      </w:r>
      <w:proofErr w:type="spellStart"/>
      <w:r>
        <w:t>Sacromento</w:t>
      </w:r>
      <w:proofErr w:type="spellEnd"/>
      <w:r>
        <w:t xml:space="preserve">, CA: Southwest Association of Freshwater Invertebrate Taxonomists (SAFIT). </w:t>
      </w:r>
      <w:hyperlink r:id="rId79">
        <w:r>
          <w:t>https://www.safit.org/Docs/STE_1_March_2011_7MB.pdf</w:t>
        </w:r>
      </w:hyperlink>
    </w:p>
    <w:p w14:paraId="546B2E67" w14:textId="77777777" w:rsidR="0014038D" w:rsidRDefault="006632A2">
      <w:pPr>
        <w:widowControl w:val="0"/>
        <w:spacing w:line="240" w:lineRule="auto"/>
        <w:ind w:left="720" w:hanging="720"/>
      </w:pPr>
      <w:r>
        <w:t xml:space="preserve">Robson BJ. 2000. Role of residual biofilm in the recolonization of rocky intermittent streams by benthic algae. Mar Freshwater Res. 51(7):725–732. </w:t>
      </w:r>
      <w:hyperlink r:id="rId80">
        <w:r>
          <w:t>https://doi.org/10.1071/mf00012</w:t>
        </w:r>
      </w:hyperlink>
    </w:p>
    <w:p w14:paraId="2EE001A8" w14:textId="77777777" w:rsidR="0014038D" w:rsidRDefault="006632A2">
      <w:pPr>
        <w:widowControl w:val="0"/>
        <w:spacing w:line="240" w:lineRule="auto"/>
        <w:ind w:left="720" w:hanging="720"/>
      </w:pPr>
      <w:r>
        <w:t xml:space="preserve">Robson BJ, Matthews TG. 2004. Drought refuges affect algal recolonization in intermittent streams. River Research and Applications. 20(7):753–763. </w:t>
      </w:r>
      <w:hyperlink r:id="rId81">
        <w:r>
          <w:t>https://doi.org/10.1002/rra.789</w:t>
        </w:r>
      </w:hyperlink>
    </w:p>
    <w:p w14:paraId="62AC5482" w14:textId="77777777" w:rsidR="0014038D" w:rsidRDefault="006632A2">
      <w:pPr>
        <w:widowControl w:val="0"/>
        <w:spacing w:line="240" w:lineRule="auto"/>
        <w:ind w:left="720" w:hanging="720"/>
      </w:pPr>
      <w:r>
        <w:t xml:space="preserve">Robson BJ, Matthews TG, Lind PR, Thomas NA. 2008. Pathways for algal recolonization in </w:t>
      </w:r>
      <w:proofErr w:type="gramStart"/>
      <w:r>
        <w:t>seasonally-flowing</w:t>
      </w:r>
      <w:proofErr w:type="gramEnd"/>
      <w:r>
        <w:t xml:space="preserve"> streams. Freshwater Biology. 53(12):2385–2401. </w:t>
      </w:r>
      <w:hyperlink r:id="rId82">
        <w:r>
          <w:t>https://doi.org/10.1111/j.1365-2427.2008.02061.x</w:t>
        </w:r>
      </w:hyperlink>
    </w:p>
    <w:p w14:paraId="0832EE33" w14:textId="77777777" w:rsidR="0014038D" w:rsidRDefault="006632A2">
      <w:pPr>
        <w:widowControl w:val="0"/>
        <w:spacing w:line="240" w:lineRule="auto"/>
        <w:ind w:left="720" w:hanging="720"/>
      </w:pPr>
      <w:r>
        <w:t xml:space="preserve">Rosenberg DM, </w:t>
      </w:r>
      <w:proofErr w:type="spellStart"/>
      <w:r>
        <w:t>Resh</w:t>
      </w:r>
      <w:proofErr w:type="spellEnd"/>
      <w:r>
        <w:t xml:space="preserve"> VH. 1993. Freshwater biomonitoring and benthic macroinvertebrates. New York, NY: Chapman and Hall, Inc.</w:t>
      </w:r>
    </w:p>
    <w:p w14:paraId="24E8CE61" w14:textId="77777777" w:rsidR="0014038D" w:rsidRDefault="006632A2">
      <w:pPr>
        <w:widowControl w:val="0"/>
        <w:spacing w:line="240" w:lineRule="auto"/>
        <w:ind w:left="720" w:hanging="720"/>
      </w:pPr>
      <w:r>
        <w:t xml:space="preserve">Roswell M, </w:t>
      </w:r>
      <w:proofErr w:type="spellStart"/>
      <w:r>
        <w:t>Dushoff</w:t>
      </w:r>
      <w:proofErr w:type="spellEnd"/>
      <w:r>
        <w:t xml:space="preserve"> J, Winfree R. 2021. A conceptual guide to measuring species diversity. Oikos. 130(3):321–338. </w:t>
      </w:r>
      <w:hyperlink r:id="rId83">
        <w:r>
          <w:t>https://doi.org/10.1111/oik.07202</w:t>
        </w:r>
      </w:hyperlink>
    </w:p>
    <w:p w14:paraId="12422D64" w14:textId="77777777" w:rsidR="0014038D" w:rsidRDefault="006632A2">
      <w:pPr>
        <w:widowControl w:val="0"/>
        <w:spacing w:line="240" w:lineRule="auto"/>
        <w:ind w:left="720" w:hanging="720"/>
      </w:pPr>
      <w:proofErr w:type="spellStart"/>
      <w:r>
        <w:t>Sabater</w:t>
      </w:r>
      <w:proofErr w:type="spellEnd"/>
      <w:r>
        <w:t xml:space="preserve"> S, </w:t>
      </w:r>
      <w:proofErr w:type="spellStart"/>
      <w:r>
        <w:t>Timoner</w:t>
      </w:r>
      <w:proofErr w:type="spellEnd"/>
      <w:r>
        <w:t xml:space="preserve"> X, </w:t>
      </w:r>
      <w:proofErr w:type="spellStart"/>
      <w:r>
        <w:t>Bornette</w:t>
      </w:r>
      <w:proofErr w:type="spellEnd"/>
      <w:r>
        <w:t xml:space="preserve"> G, De Wilde M, Stromberg JC, Stella JC. 2017. The Biota of Intermittent Rivers and Ephemeral Streams: Algae and Vascular Plants. In: Intermittent Rivers and Ephemeral Streams: Elsevier; p. 189–216. </w:t>
      </w:r>
      <w:hyperlink r:id="rId84">
        <w:r>
          <w:t>https://doi.org/10.1016/B978-0-12-803835-2.00016-4</w:t>
        </w:r>
      </w:hyperlink>
    </w:p>
    <w:p w14:paraId="0FD41A1E" w14:textId="77777777" w:rsidR="0014038D" w:rsidRDefault="006632A2">
      <w:pPr>
        <w:widowControl w:val="0"/>
        <w:spacing w:line="240" w:lineRule="auto"/>
        <w:ind w:left="720" w:hanging="720"/>
      </w:pPr>
      <w:proofErr w:type="spellStart"/>
      <w:r>
        <w:t>Sabater</w:t>
      </w:r>
      <w:proofErr w:type="spellEnd"/>
      <w:r>
        <w:t xml:space="preserve"> S, </w:t>
      </w:r>
      <w:proofErr w:type="spellStart"/>
      <w:r>
        <w:t>Timoner</w:t>
      </w:r>
      <w:proofErr w:type="spellEnd"/>
      <w:r>
        <w:t xml:space="preserve"> X, Borrego C, </w:t>
      </w:r>
      <w:proofErr w:type="spellStart"/>
      <w:r>
        <w:t>Acuña</w:t>
      </w:r>
      <w:proofErr w:type="spellEnd"/>
      <w:r>
        <w:t xml:space="preserve"> V. 2016. Stream Biofilm Responses to Flow Intermittency: From Cells to Ecosystems. Frontiers Environmental Science 4. </w:t>
      </w:r>
      <w:hyperlink r:id="rId85">
        <w:r>
          <w:t>https://doi.org/10.3389/fenvs.2016.00014</w:t>
        </w:r>
      </w:hyperlink>
    </w:p>
    <w:p w14:paraId="56FA9AA2" w14:textId="77777777" w:rsidR="0014038D" w:rsidRDefault="006632A2">
      <w:pPr>
        <w:widowControl w:val="0"/>
        <w:spacing w:line="240" w:lineRule="auto"/>
        <w:ind w:left="720" w:hanging="720"/>
      </w:pPr>
      <w:r>
        <w:t xml:space="preserve">Sanyal A, Larsson J, van </w:t>
      </w:r>
      <w:proofErr w:type="spellStart"/>
      <w:r>
        <w:t>Wirdum</w:t>
      </w:r>
      <w:proofErr w:type="spellEnd"/>
      <w:r>
        <w:t xml:space="preserve"> F, </w:t>
      </w:r>
      <w:proofErr w:type="spellStart"/>
      <w:r>
        <w:t>Andrén</w:t>
      </w:r>
      <w:proofErr w:type="spellEnd"/>
      <w:r>
        <w:t xml:space="preserve"> T, Moros M, </w:t>
      </w:r>
      <w:proofErr w:type="spellStart"/>
      <w:r>
        <w:t>Lönn</w:t>
      </w:r>
      <w:proofErr w:type="spellEnd"/>
      <w:r>
        <w:t xml:space="preserve"> M, </w:t>
      </w:r>
      <w:proofErr w:type="spellStart"/>
      <w:r>
        <w:t>Andrén</w:t>
      </w:r>
      <w:proofErr w:type="spellEnd"/>
      <w:r>
        <w:t xml:space="preserve"> E. 2022. Not dead yet: Diatom resting spores can survive in nature for several millennia. American Journal of Botany. 109(1):67–82. </w:t>
      </w:r>
      <w:hyperlink r:id="rId86">
        <w:r>
          <w:t>https://doi.org/10.1002/ajb2.1780</w:t>
        </w:r>
      </w:hyperlink>
    </w:p>
    <w:p w14:paraId="670B195B" w14:textId="77777777" w:rsidR="0014038D" w:rsidRDefault="006632A2">
      <w:pPr>
        <w:widowControl w:val="0"/>
        <w:spacing w:line="240" w:lineRule="auto"/>
        <w:ind w:left="720" w:hanging="720"/>
      </w:pPr>
      <w:proofErr w:type="spellStart"/>
      <w:r>
        <w:t>Sarremejane</w:t>
      </w:r>
      <w:proofErr w:type="spellEnd"/>
      <w:r>
        <w:t xml:space="preserve"> R, England J, Sefton CEM, Parry S, Eastman M, Stubbington R. 2020. Local and regional drivers influence how aquatic community diversity, resistance and resilience vary in response to drying. Oikos. 129(12):1877–1890. </w:t>
      </w:r>
      <w:hyperlink r:id="rId87">
        <w:r>
          <w:t>https://doi.org/10.1111/oik.07645</w:t>
        </w:r>
      </w:hyperlink>
    </w:p>
    <w:p w14:paraId="2FD8B677" w14:textId="77777777" w:rsidR="0014038D" w:rsidRDefault="006632A2">
      <w:pPr>
        <w:widowControl w:val="0"/>
        <w:spacing w:line="240" w:lineRule="auto"/>
        <w:ind w:left="720" w:hanging="720"/>
      </w:pPr>
      <w:proofErr w:type="spellStart"/>
      <w:r>
        <w:t>Sarremejane</w:t>
      </w:r>
      <w:proofErr w:type="spellEnd"/>
      <w:r>
        <w:t xml:space="preserve"> R, Stubbington R, Dunbar MJ, Westwood CG, England J. 2019. Biological indices to characterize community responses to drying in streams with contrasting flow permanence regimes. Ecological Indicators. 107:105620. </w:t>
      </w:r>
      <w:hyperlink r:id="rId88">
        <w:r>
          <w:t>https://doi.org/10.1016/j.ecolind.2019.105620</w:t>
        </w:r>
      </w:hyperlink>
    </w:p>
    <w:p w14:paraId="27DCB71E" w14:textId="77777777" w:rsidR="0014038D" w:rsidRDefault="006632A2">
      <w:pPr>
        <w:widowControl w:val="0"/>
        <w:spacing w:line="240" w:lineRule="auto"/>
        <w:ind w:left="720" w:hanging="720"/>
      </w:pPr>
      <w:r>
        <w:t xml:space="preserve">Schneider SC, </w:t>
      </w:r>
      <w:proofErr w:type="spellStart"/>
      <w:r>
        <w:t>Lawniczak</w:t>
      </w:r>
      <w:proofErr w:type="spellEnd"/>
      <w:r>
        <w:t xml:space="preserve"> AE, </w:t>
      </w:r>
      <w:proofErr w:type="spellStart"/>
      <w:r>
        <w:t>Picińska-Faltynowicz</w:t>
      </w:r>
      <w:proofErr w:type="spellEnd"/>
      <w:r>
        <w:t xml:space="preserve"> J, </w:t>
      </w:r>
      <w:proofErr w:type="spellStart"/>
      <w:r>
        <w:t>Szoszkiewicz</w:t>
      </w:r>
      <w:proofErr w:type="spellEnd"/>
      <w:r>
        <w:t xml:space="preserve"> K. 2012. Do macrophytes, diatoms and non-diatom benthic algae give redundant information? Results from a case study in Poland. </w:t>
      </w:r>
      <w:proofErr w:type="spellStart"/>
      <w:r>
        <w:t>Limnologica</w:t>
      </w:r>
      <w:proofErr w:type="spellEnd"/>
      <w:r>
        <w:t xml:space="preserve">. 42(3):204–211. </w:t>
      </w:r>
      <w:hyperlink r:id="rId89">
        <w:r>
          <w:t>https://doi.org/10.1016/j.limno.2011.12.001</w:t>
        </w:r>
      </w:hyperlink>
    </w:p>
    <w:p w14:paraId="5969C31A" w14:textId="77777777" w:rsidR="0014038D" w:rsidRDefault="006632A2">
      <w:pPr>
        <w:widowControl w:val="0"/>
        <w:spacing w:line="240" w:lineRule="auto"/>
        <w:ind w:left="720" w:hanging="720"/>
      </w:pPr>
      <w:r>
        <w:t xml:space="preserve">Singh D, Ting M, Scaife AA, Martin N. 2018. California Winter Precipitation Predictability: Insights </w:t>
      </w:r>
      <w:proofErr w:type="gramStart"/>
      <w:r>
        <w:t>From</w:t>
      </w:r>
      <w:proofErr w:type="gramEnd"/>
      <w:r>
        <w:t xml:space="preserve"> the Anomalous 2015–2016 and 2016–2017 Seasons. Geophysical </w:t>
      </w:r>
      <w:r>
        <w:lastRenderedPageBreak/>
        <w:t xml:space="preserve">Research Letters. 45(18):9972–9980. </w:t>
      </w:r>
      <w:hyperlink r:id="rId90">
        <w:r>
          <w:t>https://doi.org/10.1029/2018GL078844</w:t>
        </w:r>
      </w:hyperlink>
    </w:p>
    <w:p w14:paraId="496EA80B" w14:textId="77777777" w:rsidR="0014038D" w:rsidRDefault="006632A2">
      <w:pPr>
        <w:widowControl w:val="0"/>
        <w:spacing w:line="240" w:lineRule="auto"/>
        <w:ind w:left="720" w:hanging="720"/>
      </w:pPr>
      <w:r>
        <w:t xml:space="preserve">Soria M, Leigh C, </w:t>
      </w:r>
      <w:proofErr w:type="spellStart"/>
      <w:r>
        <w:t>Datry</w:t>
      </w:r>
      <w:proofErr w:type="spellEnd"/>
      <w:r>
        <w:t xml:space="preserve"> T, Bini LM, </w:t>
      </w:r>
      <w:proofErr w:type="spellStart"/>
      <w:r>
        <w:t>Bonada</w:t>
      </w:r>
      <w:proofErr w:type="spellEnd"/>
      <w:r>
        <w:t xml:space="preserve"> N. 2017. Biodiversity in perennial and intermittent rivers: a meta-analysis. Oikos. 126(8):1078–1089. </w:t>
      </w:r>
      <w:hyperlink r:id="rId91">
        <w:r>
          <w:t>https://doi.org/10.1111/oik.04118</w:t>
        </w:r>
      </w:hyperlink>
    </w:p>
    <w:p w14:paraId="3531818B" w14:textId="77777777" w:rsidR="0014038D" w:rsidRDefault="006632A2">
      <w:pPr>
        <w:widowControl w:val="0"/>
        <w:spacing w:line="240" w:lineRule="auto"/>
        <w:ind w:left="720" w:hanging="720"/>
      </w:pPr>
      <w:proofErr w:type="spellStart"/>
      <w:r>
        <w:t>Stancheva</w:t>
      </w:r>
      <w:proofErr w:type="spellEnd"/>
      <w:r>
        <w:t xml:space="preserve"> R. 2006. Distribution of resting spores of </w:t>
      </w:r>
      <w:proofErr w:type="spellStart"/>
      <w:r>
        <w:t>Eunotia</w:t>
      </w:r>
      <w:proofErr w:type="spellEnd"/>
      <w:r>
        <w:t xml:space="preserve"> </w:t>
      </w:r>
      <w:proofErr w:type="spellStart"/>
      <w:r>
        <w:t>soleirolii</w:t>
      </w:r>
      <w:proofErr w:type="spellEnd"/>
      <w:r>
        <w:t xml:space="preserve"> and </w:t>
      </w:r>
      <w:proofErr w:type="spellStart"/>
      <w:r>
        <w:t>Meridion</w:t>
      </w:r>
      <w:proofErr w:type="spellEnd"/>
      <w:r>
        <w:t xml:space="preserve"> </w:t>
      </w:r>
      <w:proofErr w:type="spellStart"/>
      <w:r>
        <w:t>circulare</w:t>
      </w:r>
      <w:proofErr w:type="spellEnd"/>
      <w:r>
        <w:t xml:space="preserve"> var. </w:t>
      </w:r>
      <w:proofErr w:type="spellStart"/>
      <w:r>
        <w:t>constrictum</w:t>
      </w:r>
      <w:proofErr w:type="spellEnd"/>
      <w:r>
        <w:t xml:space="preserve"> (Bacillariophyta) in sediments of peat bogs from Mt. Central </w:t>
      </w:r>
      <w:proofErr w:type="spellStart"/>
      <w:r>
        <w:t>Sredna</w:t>
      </w:r>
      <w:proofErr w:type="spellEnd"/>
      <w:r>
        <w:t xml:space="preserve"> Gora, Bulgaria. In: Advances in phycological studies Festschrift in </w:t>
      </w:r>
      <w:proofErr w:type="spellStart"/>
      <w:r>
        <w:t>Honour</w:t>
      </w:r>
      <w:proofErr w:type="spellEnd"/>
      <w:r>
        <w:t xml:space="preserve"> of Prof </w:t>
      </w:r>
      <w:proofErr w:type="spellStart"/>
      <w:r>
        <w:t>Dobrina</w:t>
      </w:r>
      <w:proofErr w:type="spellEnd"/>
      <w:r>
        <w:t xml:space="preserve"> </w:t>
      </w:r>
      <w:proofErr w:type="spellStart"/>
      <w:r>
        <w:t>Temniskova-Topalova</w:t>
      </w:r>
      <w:proofErr w:type="spellEnd"/>
      <w:r>
        <w:t>. Sofia - Moscow: PENSOFT Publishers &amp; University Publishing House; p. 111–121.</w:t>
      </w:r>
    </w:p>
    <w:p w14:paraId="47437947" w14:textId="77777777" w:rsidR="0014038D" w:rsidRDefault="006632A2">
      <w:pPr>
        <w:widowControl w:val="0"/>
        <w:spacing w:line="240" w:lineRule="auto"/>
        <w:ind w:left="720" w:hanging="720"/>
      </w:pPr>
      <w:proofErr w:type="spellStart"/>
      <w:r>
        <w:t>Stancheva</w:t>
      </w:r>
      <w:proofErr w:type="spellEnd"/>
      <w:r>
        <w:t xml:space="preserve"> R, </w:t>
      </w:r>
      <w:proofErr w:type="spellStart"/>
      <w:r>
        <w:t>Busse</w:t>
      </w:r>
      <w:proofErr w:type="spellEnd"/>
      <w:r>
        <w:t xml:space="preserve"> L, Sheath R. 2015. Standard Operating Procedures for Laboratory Processing, Identification, and Enumeration of Stream Algae.</w:t>
      </w:r>
    </w:p>
    <w:p w14:paraId="02907316" w14:textId="77777777" w:rsidR="0014038D" w:rsidRDefault="006632A2">
      <w:pPr>
        <w:widowControl w:val="0"/>
        <w:spacing w:line="240" w:lineRule="auto"/>
        <w:ind w:left="720" w:hanging="720"/>
      </w:pPr>
      <w:proofErr w:type="spellStart"/>
      <w:r>
        <w:t>Stancheva</w:t>
      </w:r>
      <w:proofErr w:type="spellEnd"/>
      <w:r>
        <w:t xml:space="preserve"> R, Sheath RG. 2016. Benthic soft-bodied algae as bioindicators of stream water quality. </w:t>
      </w:r>
      <w:proofErr w:type="spellStart"/>
      <w:r>
        <w:t>Knowl</w:t>
      </w:r>
      <w:proofErr w:type="spellEnd"/>
      <w:r>
        <w:t xml:space="preserve"> </w:t>
      </w:r>
      <w:proofErr w:type="spellStart"/>
      <w:r>
        <w:t>Manag</w:t>
      </w:r>
      <w:proofErr w:type="spellEnd"/>
      <w:r>
        <w:t xml:space="preserve"> </w:t>
      </w:r>
      <w:proofErr w:type="spellStart"/>
      <w:r>
        <w:t>Aquat</w:t>
      </w:r>
      <w:proofErr w:type="spellEnd"/>
      <w:r>
        <w:t xml:space="preserve"> </w:t>
      </w:r>
      <w:proofErr w:type="spellStart"/>
      <w:r>
        <w:t>Ecosyst</w:t>
      </w:r>
      <w:proofErr w:type="spellEnd"/>
      <w:r>
        <w:t xml:space="preserve">.(417):15. </w:t>
      </w:r>
      <w:hyperlink r:id="rId92">
        <w:r>
          <w:t>https://doi.org/10.1051/kmae/2016002</w:t>
        </w:r>
      </w:hyperlink>
    </w:p>
    <w:p w14:paraId="7A9BC1BF" w14:textId="77777777" w:rsidR="0014038D" w:rsidRDefault="006632A2">
      <w:pPr>
        <w:widowControl w:val="0"/>
        <w:spacing w:line="240" w:lineRule="auto"/>
        <w:ind w:left="720" w:hanging="720"/>
      </w:pPr>
      <w:proofErr w:type="spellStart"/>
      <w:r>
        <w:t>Stancheva</w:t>
      </w:r>
      <w:proofErr w:type="spellEnd"/>
      <w:r>
        <w:t xml:space="preserve"> R, Sheath RG, Hall JD. 2012. Systematics of the genus </w:t>
      </w:r>
      <w:proofErr w:type="spellStart"/>
      <w:r>
        <w:rPr>
          <w:i/>
        </w:rPr>
        <w:t>Zygnema</w:t>
      </w:r>
      <w:proofErr w:type="spellEnd"/>
      <w:r>
        <w:rPr>
          <w:i/>
        </w:rPr>
        <w:t xml:space="preserve"> </w:t>
      </w:r>
      <w:r>
        <w:t>(</w:t>
      </w:r>
      <w:proofErr w:type="spellStart"/>
      <w:r>
        <w:t>Zygnematophyceae</w:t>
      </w:r>
      <w:proofErr w:type="spellEnd"/>
      <w:r>
        <w:t xml:space="preserve">, Charophyta) from Californian watersheds. Journal of Phycology. 48(2):409–422. </w:t>
      </w:r>
      <w:hyperlink r:id="rId93">
        <w:r>
          <w:t>https://doi.org/10.1111/j.1529-8817.2012.01127.x</w:t>
        </w:r>
      </w:hyperlink>
    </w:p>
    <w:p w14:paraId="4464A36A" w14:textId="77777777" w:rsidR="0014038D" w:rsidRDefault="006632A2">
      <w:pPr>
        <w:widowControl w:val="0"/>
        <w:spacing w:line="240" w:lineRule="auto"/>
        <w:ind w:left="720" w:hanging="720"/>
      </w:pPr>
      <w:proofErr w:type="spellStart"/>
      <w:r>
        <w:t>Stancheva</w:t>
      </w:r>
      <w:proofErr w:type="spellEnd"/>
      <w:r>
        <w:t xml:space="preserve">, R., </w:t>
      </w:r>
      <w:proofErr w:type="spellStart"/>
      <w:r>
        <w:t>Škaloud</w:t>
      </w:r>
      <w:proofErr w:type="spellEnd"/>
      <w:r>
        <w:t xml:space="preserve">, P., </w:t>
      </w:r>
      <w:proofErr w:type="spellStart"/>
      <w:r>
        <w:t>Pusztai</w:t>
      </w:r>
      <w:proofErr w:type="spellEnd"/>
      <w:r>
        <w:t xml:space="preserve">, M., </w:t>
      </w:r>
      <w:proofErr w:type="spellStart"/>
      <w:r>
        <w:t>Loflen</w:t>
      </w:r>
      <w:proofErr w:type="spellEnd"/>
      <w:r>
        <w:t xml:space="preserve">, C. L., Sheath, R. G. 2019. First record of the rare freshwater alga </w:t>
      </w:r>
      <w:proofErr w:type="spellStart"/>
      <w:r>
        <w:rPr>
          <w:i/>
        </w:rPr>
        <w:t>Tetrasporopsis</w:t>
      </w:r>
      <w:proofErr w:type="spellEnd"/>
      <w:r>
        <w:rPr>
          <w:i/>
        </w:rPr>
        <w:t xml:space="preserve"> </w:t>
      </w:r>
      <w:proofErr w:type="spellStart"/>
      <w:r>
        <w:rPr>
          <w:i/>
        </w:rPr>
        <w:t>fuscescens</w:t>
      </w:r>
      <w:proofErr w:type="spellEnd"/>
      <w:r>
        <w:rPr>
          <w:i/>
        </w:rPr>
        <w:t xml:space="preserve"> </w:t>
      </w:r>
      <w:r>
        <w:t>(</w:t>
      </w:r>
      <w:proofErr w:type="spellStart"/>
      <w:r>
        <w:t>Chrysomerophyceae</w:t>
      </w:r>
      <w:proofErr w:type="spellEnd"/>
      <w:r>
        <w:t xml:space="preserve">, </w:t>
      </w:r>
      <w:proofErr w:type="spellStart"/>
      <w:r>
        <w:t>Ochrophyta</w:t>
      </w:r>
      <w:proofErr w:type="spellEnd"/>
      <w:r>
        <w:t xml:space="preserve">) in North America. </w:t>
      </w:r>
      <w:proofErr w:type="spellStart"/>
      <w:r>
        <w:rPr>
          <w:i/>
        </w:rPr>
        <w:t>Fottea</w:t>
      </w:r>
      <w:proofErr w:type="spellEnd"/>
      <w:r>
        <w:t xml:space="preserve"> 19: 163–174.</w:t>
      </w:r>
    </w:p>
    <w:p w14:paraId="63DE00FB" w14:textId="77777777" w:rsidR="0014038D" w:rsidRDefault="006632A2">
      <w:pPr>
        <w:widowControl w:val="0"/>
        <w:spacing w:line="240" w:lineRule="auto"/>
        <w:ind w:left="720" w:hanging="720"/>
      </w:pPr>
      <w:r>
        <w:t>State of California. 2022.  2020-2022 Integrated Report for Clean Water Act Section 303(d) and 305(b). California Environmental Protection Agency. February 16, 2022.</w:t>
      </w:r>
    </w:p>
    <w:p w14:paraId="56D89777" w14:textId="77777777" w:rsidR="0014038D" w:rsidRDefault="006632A2">
      <w:pPr>
        <w:widowControl w:val="0"/>
        <w:spacing w:line="240" w:lineRule="auto"/>
        <w:ind w:left="720" w:hanging="720"/>
      </w:pPr>
      <w:r>
        <w:t>Stevenson RJ, Bothwell ML, Lowe RL, editors. 1996. Algal ecology: freshwater benthic ecosystems. San Diego: Academic Press.</w:t>
      </w:r>
    </w:p>
    <w:p w14:paraId="4E379ADA" w14:textId="77777777" w:rsidR="0014038D" w:rsidRDefault="006632A2">
      <w:pPr>
        <w:widowControl w:val="0"/>
        <w:spacing w:line="240" w:lineRule="auto"/>
        <w:ind w:left="720" w:hanging="720"/>
      </w:pPr>
      <w:r>
        <w:t xml:space="preserve">Strachan SR, Chester ET, Robson BJ. 2015. Freshwater Invertebrate Life History Strategies for Surviving Desiccation. Springer Science Reviews. 3(1):57–75. </w:t>
      </w:r>
      <w:hyperlink r:id="rId94">
        <w:r>
          <w:t>https://doi.org/10.1007/s40362-015-0031-9</w:t>
        </w:r>
      </w:hyperlink>
    </w:p>
    <w:p w14:paraId="463C893E" w14:textId="77777777" w:rsidR="0014038D" w:rsidRDefault="006632A2">
      <w:pPr>
        <w:widowControl w:val="0"/>
        <w:spacing w:line="240" w:lineRule="auto"/>
        <w:ind w:left="720" w:hanging="720"/>
      </w:pPr>
      <w:r>
        <w:t xml:space="preserve">Stubbington R. 2012. The hyporheic zone as an invertebrate refuge: a review of variability in space, time, </w:t>
      </w:r>
      <w:proofErr w:type="gramStart"/>
      <w:r>
        <w:t>taxa</w:t>
      </w:r>
      <w:proofErr w:type="gramEnd"/>
      <w:r>
        <w:t xml:space="preserve"> and </w:t>
      </w:r>
      <w:proofErr w:type="spellStart"/>
      <w:r>
        <w:t>behaviour</w:t>
      </w:r>
      <w:proofErr w:type="spellEnd"/>
      <w:r>
        <w:t xml:space="preserve">. Mar Freshwater Res. 63(4):293–311. </w:t>
      </w:r>
      <w:hyperlink r:id="rId95">
        <w:r>
          <w:t>https://doi.org/10.1071/MF11196</w:t>
        </w:r>
      </w:hyperlink>
    </w:p>
    <w:p w14:paraId="1B69E685" w14:textId="77777777" w:rsidR="0014038D" w:rsidRDefault="006632A2">
      <w:pPr>
        <w:widowControl w:val="0"/>
        <w:spacing w:line="240" w:lineRule="auto"/>
        <w:ind w:left="720" w:hanging="720"/>
      </w:pPr>
      <w:r>
        <w:t xml:space="preserve">Stubbington R, </w:t>
      </w:r>
      <w:proofErr w:type="spellStart"/>
      <w:r>
        <w:t>Bogan</w:t>
      </w:r>
      <w:proofErr w:type="spellEnd"/>
      <w:r>
        <w:t xml:space="preserve"> MT, </w:t>
      </w:r>
      <w:proofErr w:type="spellStart"/>
      <w:r>
        <w:t>Bonada</w:t>
      </w:r>
      <w:proofErr w:type="spellEnd"/>
      <w:r>
        <w:t xml:space="preserve"> N, Boulton AJ, </w:t>
      </w:r>
      <w:proofErr w:type="spellStart"/>
      <w:r>
        <w:t>Datry</w:t>
      </w:r>
      <w:proofErr w:type="spellEnd"/>
      <w:r>
        <w:t xml:space="preserve"> T, Leigh C, Vander </w:t>
      </w:r>
      <w:proofErr w:type="spellStart"/>
      <w:r>
        <w:t>Vorste</w:t>
      </w:r>
      <w:proofErr w:type="spellEnd"/>
      <w:r>
        <w:t xml:space="preserve"> R. 2017. The Biota of Intermittent Rivers and Ephemeral Streams: Aquatic Invertebrates. In: Intermittent Rivers and Ephemeral Streams. Elsevier p. 217–243. </w:t>
      </w:r>
      <w:hyperlink r:id="rId96">
        <w:r>
          <w:t>https://doi.org/10.1016/B978-0-12-803835-2.00007-3</w:t>
        </w:r>
      </w:hyperlink>
    </w:p>
    <w:p w14:paraId="48BD2B5F" w14:textId="77777777" w:rsidR="0014038D" w:rsidRDefault="006632A2">
      <w:pPr>
        <w:widowControl w:val="0"/>
        <w:spacing w:line="240" w:lineRule="auto"/>
        <w:ind w:left="720" w:hanging="720"/>
      </w:pPr>
      <w:r>
        <w:t xml:space="preserve">Stubbington R, </w:t>
      </w:r>
      <w:proofErr w:type="spellStart"/>
      <w:r>
        <w:t>Datry</w:t>
      </w:r>
      <w:proofErr w:type="spellEnd"/>
      <w:r>
        <w:t xml:space="preserve"> T. 2013. The macroinvertebrate seedbank promotes community persistence in temporary rivers across climate zones. Freshwater Biology. 58(6):1202–1220. </w:t>
      </w:r>
      <w:hyperlink r:id="rId97">
        <w:r>
          <w:t>https://doi.org/10.1111/fwb.12121</w:t>
        </w:r>
      </w:hyperlink>
    </w:p>
    <w:p w14:paraId="1C35B80D" w14:textId="77777777" w:rsidR="0014038D" w:rsidRDefault="006632A2">
      <w:pPr>
        <w:widowControl w:val="0"/>
        <w:spacing w:line="240" w:lineRule="auto"/>
        <w:ind w:left="720" w:hanging="720"/>
      </w:pPr>
      <w:r>
        <w:t xml:space="preserve">Swain DL, </w:t>
      </w:r>
      <w:proofErr w:type="spellStart"/>
      <w:r>
        <w:t>Langenbrunner</w:t>
      </w:r>
      <w:proofErr w:type="spellEnd"/>
      <w:r>
        <w:t xml:space="preserve"> B, Neelin JD, Hall A. 2018. Increasing precipitation volatility in twenty-first-century California. Nature </w:t>
      </w:r>
      <w:proofErr w:type="spellStart"/>
      <w:r>
        <w:t>Clim</w:t>
      </w:r>
      <w:proofErr w:type="spellEnd"/>
      <w:r>
        <w:t xml:space="preserve"> Change. 8(5):427–433. </w:t>
      </w:r>
      <w:hyperlink r:id="rId98">
        <w:r>
          <w:t>https://doi.org/10.1038/s41558-018-0140-y</w:t>
        </w:r>
      </w:hyperlink>
    </w:p>
    <w:p w14:paraId="53E28AB6" w14:textId="77777777" w:rsidR="0014038D" w:rsidRDefault="006632A2">
      <w:pPr>
        <w:widowControl w:val="0"/>
        <w:spacing w:line="240" w:lineRule="auto"/>
        <w:ind w:left="720" w:hanging="720"/>
      </w:pPr>
      <w:proofErr w:type="spellStart"/>
      <w:r>
        <w:t>Tramblay</w:t>
      </w:r>
      <w:proofErr w:type="spellEnd"/>
      <w:r>
        <w:t xml:space="preserve"> Y, </w:t>
      </w:r>
      <w:proofErr w:type="spellStart"/>
      <w:r>
        <w:t>Rutkowska</w:t>
      </w:r>
      <w:proofErr w:type="spellEnd"/>
      <w:r>
        <w:t xml:space="preserve"> A, </w:t>
      </w:r>
      <w:proofErr w:type="spellStart"/>
      <w:r>
        <w:t>Sauquet</w:t>
      </w:r>
      <w:proofErr w:type="spellEnd"/>
      <w:r>
        <w:t xml:space="preserve"> E, Sefton C, </w:t>
      </w:r>
      <w:proofErr w:type="spellStart"/>
      <w:r>
        <w:t>Laaha</w:t>
      </w:r>
      <w:proofErr w:type="spellEnd"/>
      <w:r>
        <w:t xml:space="preserve"> G, </w:t>
      </w:r>
      <w:proofErr w:type="spellStart"/>
      <w:r>
        <w:t>Osuch</w:t>
      </w:r>
      <w:proofErr w:type="spellEnd"/>
      <w:r>
        <w:t xml:space="preserve"> M, Albuquerque T, Alves MH, Banasik K, Beaufort A, et al. 2021. Trends in flow intermittence for European rivers. Hydrological Sciences Journal. 66(1):37–49. </w:t>
      </w:r>
      <w:hyperlink r:id="rId99">
        <w:r>
          <w:t>https://doi.org/10.1080/02626667.2020.1849708</w:t>
        </w:r>
      </w:hyperlink>
    </w:p>
    <w:p w14:paraId="34F0469A" w14:textId="77777777" w:rsidR="0014038D" w:rsidRDefault="006632A2">
      <w:pPr>
        <w:widowControl w:val="0"/>
        <w:spacing w:line="240" w:lineRule="auto"/>
        <w:ind w:left="720" w:hanging="720"/>
      </w:pPr>
      <w:proofErr w:type="spellStart"/>
      <w:r>
        <w:t>Tuomisto</w:t>
      </w:r>
      <w:proofErr w:type="spellEnd"/>
      <w:r>
        <w:t xml:space="preserve"> H. 2010. A consistent terminology for quantifying species diversity? Yes, it does exist. </w:t>
      </w:r>
      <w:proofErr w:type="spellStart"/>
      <w:r>
        <w:t>Oecologia</w:t>
      </w:r>
      <w:proofErr w:type="spellEnd"/>
      <w:r>
        <w:t xml:space="preserve">. 164(4):853–860. </w:t>
      </w:r>
      <w:hyperlink r:id="rId100">
        <w:r>
          <w:t>https://doi.org/10.1007/s00442-010-1812-0</w:t>
        </w:r>
      </w:hyperlink>
    </w:p>
    <w:p w14:paraId="00D15DA9" w14:textId="77777777" w:rsidR="0014038D" w:rsidRDefault="006632A2">
      <w:pPr>
        <w:widowControl w:val="0"/>
        <w:spacing w:line="240" w:lineRule="auto"/>
        <w:ind w:left="720" w:hanging="720"/>
      </w:pPr>
      <w:r>
        <w:t xml:space="preserve">Vander </w:t>
      </w:r>
      <w:proofErr w:type="spellStart"/>
      <w:r>
        <w:t>Vorste</w:t>
      </w:r>
      <w:proofErr w:type="spellEnd"/>
      <w:r>
        <w:t xml:space="preserve"> R, Stubbington R, </w:t>
      </w:r>
      <w:proofErr w:type="spellStart"/>
      <w:r>
        <w:t>Acuña</w:t>
      </w:r>
      <w:proofErr w:type="spellEnd"/>
      <w:r>
        <w:t xml:space="preserve"> V, </w:t>
      </w:r>
      <w:proofErr w:type="spellStart"/>
      <w:r>
        <w:t>Bogan</w:t>
      </w:r>
      <w:proofErr w:type="spellEnd"/>
      <w:r>
        <w:t xml:space="preserve"> MT, </w:t>
      </w:r>
      <w:proofErr w:type="spellStart"/>
      <w:r>
        <w:t>Bonada</w:t>
      </w:r>
      <w:proofErr w:type="spellEnd"/>
      <w:r>
        <w:t xml:space="preserve"> N, Cid N, </w:t>
      </w:r>
      <w:proofErr w:type="spellStart"/>
      <w:r>
        <w:t>Datry</w:t>
      </w:r>
      <w:proofErr w:type="spellEnd"/>
      <w:r>
        <w:t xml:space="preserve"> T, </w:t>
      </w:r>
      <w:proofErr w:type="spellStart"/>
      <w:r>
        <w:t>Storey</w:t>
      </w:r>
      <w:proofErr w:type="spellEnd"/>
      <w:r>
        <w:t xml:space="preserve"> R, Wood PJ, </w:t>
      </w:r>
      <w:proofErr w:type="spellStart"/>
      <w:r>
        <w:t>Ruhí</w:t>
      </w:r>
      <w:proofErr w:type="spellEnd"/>
      <w:r>
        <w:t xml:space="preserve"> A. 2021. Climatic aridity increases temporal </w:t>
      </w:r>
      <w:proofErr w:type="spellStart"/>
      <w:r>
        <w:t>nestedness</w:t>
      </w:r>
      <w:proofErr w:type="spellEnd"/>
      <w:r>
        <w:t xml:space="preserve"> of invertebrate communities in naturally drying rivers. </w:t>
      </w:r>
      <w:proofErr w:type="spellStart"/>
      <w:r>
        <w:t>Ecography</w:t>
      </w:r>
      <w:proofErr w:type="spellEnd"/>
      <w:r>
        <w:t xml:space="preserve">. 44(6):860–869. </w:t>
      </w:r>
      <w:hyperlink r:id="rId101">
        <w:r>
          <w:t>https://doi.org/10.1111/ecog.05349</w:t>
        </w:r>
      </w:hyperlink>
    </w:p>
    <w:p w14:paraId="7B02DC74" w14:textId="77777777" w:rsidR="0014038D" w:rsidRDefault="006632A2">
      <w:pPr>
        <w:widowControl w:val="0"/>
        <w:spacing w:line="240" w:lineRule="auto"/>
        <w:ind w:left="720" w:hanging="720"/>
      </w:pPr>
      <w:proofErr w:type="spellStart"/>
      <w:r>
        <w:t>Vanderkam</w:t>
      </w:r>
      <w:proofErr w:type="spellEnd"/>
      <w:r>
        <w:t xml:space="preserve"> D, </w:t>
      </w:r>
      <w:proofErr w:type="spellStart"/>
      <w:r>
        <w:t>Shevtsov</w:t>
      </w:r>
      <w:proofErr w:type="spellEnd"/>
      <w:r>
        <w:t xml:space="preserve"> P, Allaire JJ, RStudio, Owen J, </w:t>
      </w:r>
      <w:proofErr w:type="spellStart"/>
      <w:r>
        <w:t>Gromer</w:t>
      </w:r>
      <w:proofErr w:type="spellEnd"/>
      <w:r>
        <w:t xml:space="preserve"> D, </w:t>
      </w:r>
      <w:proofErr w:type="spellStart"/>
      <w:r>
        <w:t>Thieurmel</w:t>
      </w:r>
      <w:proofErr w:type="spellEnd"/>
      <w:r>
        <w:t xml:space="preserve"> B, </w:t>
      </w:r>
      <w:proofErr w:type="spellStart"/>
      <w:r>
        <w:t>Laukhuf</w:t>
      </w:r>
      <w:proofErr w:type="spellEnd"/>
      <w:r>
        <w:t xml:space="preserve"> K, jQuery Foundation (jQuery, jQuery contributors (jQuery library; authors listed in. 2018. </w:t>
      </w:r>
      <w:proofErr w:type="spellStart"/>
      <w:r>
        <w:lastRenderedPageBreak/>
        <w:t>dygraphs</w:t>
      </w:r>
      <w:proofErr w:type="spellEnd"/>
      <w:r>
        <w:t>: Interface to “</w:t>
      </w:r>
      <w:proofErr w:type="spellStart"/>
      <w:r>
        <w:t>Dygraphs</w:t>
      </w:r>
      <w:proofErr w:type="spellEnd"/>
      <w:r>
        <w:t xml:space="preserve">” Interactive Time Series Charting Library. </w:t>
      </w:r>
      <w:hyperlink r:id="rId102">
        <w:r>
          <w:t>https://CRAN.R-project.org/package=dygraphs</w:t>
        </w:r>
      </w:hyperlink>
    </w:p>
    <w:p w14:paraId="37D059F5" w14:textId="77777777" w:rsidR="0014038D" w:rsidRDefault="006632A2">
      <w:pPr>
        <w:widowControl w:val="0"/>
        <w:spacing w:line="240" w:lineRule="auto"/>
        <w:ind w:left="720" w:hanging="720"/>
      </w:pPr>
      <w:r>
        <w:t xml:space="preserve">Ward JV, Stanford JA. 1995. The serial discontinuity concept: Extending the model to floodplain rivers. Regulated Rivers: Research &amp; Management. 10(2–4):159–168. </w:t>
      </w:r>
      <w:hyperlink r:id="rId103">
        <w:r>
          <w:t>https://doi.org/10.1002/rrr.3450100211</w:t>
        </w:r>
      </w:hyperlink>
    </w:p>
    <w:p w14:paraId="4F17EF22" w14:textId="77777777" w:rsidR="0014038D" w:rsidRDefault="006632A2">
      <w:pPr>
        <w:widowControl w:val="0"/>
        <w:spacing w:line="240" w:lineRule="auto"/>
        <w:ind w:left="720" w:hanging="720"/>
      </w:pPr>
      <w:r>
        <w:t xml:space="preserve">Warren DL, Seifert SN. 2011. Ecological niche modeling in Maxent: the importance of model complexity and the performance of model selection criteria. Ecological Applications. 21(2):335–342. </w:t>
      </w:r>
      <w:hyperlink r:id="rId104">
        <w:r>
          <w:t>https://doi.org/10.1890/10-1171.1</w:t>
        </w:r>
      </w:hyperlink>
    </w:p>
    <w:p w14:paraId="643DD11A" w14:textId="77777777" w:rsidR="0014038D" w:rsidRDefault="006632A2">
      <w:pPr>
        <w:widowControl w:val="0"/>
        <w:spacing w:line="240" w:lineRule="auto"/>
        <w:ind w:left="720" w:hanging="720"/>
      </w:pPr>
      <w:proofErr w:type="spellStart"/>
      <w:r>
        <w:t>Weiher</w:t>
      </w:r>
      <w:proofErr w:type="spellEnd"/>
      <w:r>
        <w:t xml:space="preserve"> E, </w:t>
      </w:r>
      <w:proofErr w:type="spellStart"/>
      <w:r>
        <w:t>Keddy</w:t>
      </w:r>
      <w:proofErr w:type="spellEnd"/>
      <w:r>
        <w:t xml:space="preserve"> PA. 1995. Assembly Rules, Null Models, and Trait Dispersion: New Questions from Old Patterns. Oikos. 74(1):159. </w:t>
      </w:r>
      <w:hyperlink r:id="rId105">
        <w:r>
          <w:t>https://doi.org/10.2307/3545686</w:t>
        </w:r>
      </w:hyperlink>
    </w:p>
    <w:p w14:paraId="328BC5E9" w14:textId="77777777" w:rsidR="0014038D" w:rsidRDefault="006632A2">
      <w:pPr>
        <w:widowControl w:val="0"/>
        <w:spacing w:line="240" w:lineRule="auto"/>
        <w:ind w:left="720" w:hanging="720"/>
      </w:pPr>
      <w:r>
        <w:t xml:space="preserve">Williams AP, Seager R, </w:t>
      </w:r>
      <w:proofErr w:type="spellStart"/>
      <w:r>
        <w:t>Abatzoglou</w:t>
      </w:r>
      <w:proofErr w:type="spellEnd"/>
      <w:r>
        <w:t xml:space="preserve"> JT, Cook BI, </w:t>
      </w:r>
      <w:proofErr w:type="spellStart"/>
      <w:r>
        <w:t>Smerdon</w:t>
      </w:r>
      <w:proofErr w:type="spellEnd"/>
      <w:r>
        <w:t xml:space="preserve"> JE, Cook ER. 2015. Contribution of anthropogenic warming to California drought during 2012–2014. Geophysical Research Letters. 42(16):6819–6828. </w:t>
      </w:r>
      <w:hyperlink r:id="rId106">
        <w:r>
          <w:t>https://doi.org/10.1002/2015GL064924</w:t>
        </w:r>
      </w:hyperlink>
    </w:p>
    <w:p w14:paraId="373451F6" w14:textId="77777777" w:rsidR="0014038D" w:rsidRDefault="006632A2">
      <w:pPr>
        <w:widowControl w:val="0"/>
        <w:spacing w:line="240" w:lineRule="auto"/>
        <w:ind w:left="720" w:hanging="720"/>
      </w:pPr>
      <w:r>
        <w:t xml:space="preserve">Wyatt KH, </w:t>
      </w:r>
      <w:proofErr w:type="spellStart"/>
      <w:r>
        <w:t>Rober</w:t>
      </w:r>
      <w:proofErr w:type="spellEnd"/>
      <w:r>
        <w:t xml:space="preserve"> AR, Schmidt N, Davison IR. 2014. Effects of desiccation and rewetting on the release and decomposition of dissolved organic carbon from benthic macroalgae. Freshwater Biology. 59(2):407–416. </w:t>
      </w:r>
      <w:hyperlink r:id="rId107">
        <w:r>
          <w:t>https://doi.org/10.1111/fwb.12273</w:t>
        </w:r>
      </w:hyperlink>
    </w:p>
    <w:p w14:paraId="6D392DCB" w14:textId="6B8F9B40" w:rsidR="0014038D" w:rsidRDefault="006632A2">
      <w:pPr>
        <w:widowControl w:val="0"/>
        <w:spacing w:line="240" w:lineRule="auto"/>
        <w:ind w:left="720" w:hanging="720"/>
      </w:pPr>
      <w:r>
        <w:t xml:space="preserve">Zipper SC, Hammond JC, </w:t>
      </w:r>
      <w:proofErr w:type="spellStart"/>
      <w:r>
        <w:t>Shanafield</w:t>
      </w:r>
      <w:proofErr w:type="spellEnd"/>
      <w:r>
        <w:t xml:space="preserve"> M, Zimmer M, </w:t>
      </w:r>
      <w:proofErr w:type="spellStart"/>
      <w:r>
        <w:t>Datry</w:t>
      </w:r>
      <w:proofErr w:type="spellEnd"/>
      <w:r>
        <w:t xml:space="preserve"> T, Jones CN, Kaiser KE, Godsey SE, Burrows RM, Blaszczak JR, et al. 2021. Pervasive changes in stream intermittency across the United States. Environ Res Lett. 16(8):084033. </w:t>
      </w:r>
      <w:hyperlink r:id="rId108" w:history="1">
        <w:r w:rsidR="00061928" w:rsidRPr="00F63235">
          <w:rPr>
            <w:rStyle w:val="Hyperlink"/>
          </w:rPr>
          <w:t>https://doi.org/10.1088/1748-9326/ac14ec</w:t>
        </w:r>
      </w:hyperlink>
    </w:p>
    <w:p w14:paraId="30DC1F5B" w14:textId="7F43CE79" w:rsidR="00061928" w:rsidRDefault="00061928">
      <w:r>
        <w:br w:type="page"/>
      </w:r>
    </w:p>
    <w:p w14:paraId="6754EB45" w14:textId="3E89C126" w:rsidR="00061928" w:rsidRDefault="00061928">
      <w:pPr>
        <w:widowControl w:val="0"/>
        <w:spacing w:line="240" w:lineRule="auto"/>
        <w:ind w:left="720" w:hanging="720"/>
        <w:rPr>
          <w:b/>
          <w:bCs/>
        </w:rPr>
      </w:pPr>
      <w:r>
        <w:rPr>
          <w:b/>
          <w:bCs/>
        </w:rPr>
        <w:lastRenderedPageBreak/>
        <w:t>Tables</w:t>
      </w:r>
    </w:p>
    <w:p w14:paraId="45C3B5FB" w14:textId="00293C99" w:rsidR="00061928" w:rsidRDefault="00061928">
      <w:pPr>
        <w:widowControl w:val="0"/>
        <w:spacing w:line="240" w:lineRule="auto"/>
        <w:ind w:left="720" w:hanging="720"/>
        <w:rPr>
          <w:b/>
          <w:bCs/>
        </w:rPr>
      </w:pPr>
    </w:p>
    <w:p w14:paraId="359533F1" w14:textId="77777777" w:rsidR="004F42A0" w:rsidRPr="004F42A0" w:rsidRDefault="004F42A0" w:rsidP="004F42A0">
      <w:pPr>
        <w:spacing w:before="240" w:after="240"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Table 1.</w:t>
      </w:r>
      <w:r w:rsidRPr="004F42A0">
        <w:rPr>
          <w:rFonts w:eastAsia="Times New Roman"/>
          <w:color w:val="000000"/>
          <w:lang w:val="en-US"/>
        </w:rPr>
        <w:t xml:space="preserve"> Description of hydrologic metrics. We calculated all metrics for each drying and subsequent wetting event. For a visual representation of metrics, refer to </w:t>
      </w:r>
      <w:r w:rsidRPr="004F42A0">
        <w:rPr>
          <w:rFonts w:eastAsia="Times New Roman"/>
          <w:b/>
          <w:bCs/>
          <w:color w:val="000000"/>
          <w:lang w:val="en-US"/>
        </w:rPr>
        <w:t>Figure 1</w:t>
      </w:r>
      <w:r w:rsidRPr="004F42A0">
        <w:rPr>
          <w:rFonts w:eastAsia="Times New Roman"/>
          <w:color w:val="000000"/>
          <w:lang w:val="en-US"/>
        </w:rPr>
        <w:t>. For the duration of the paper, hydrologic metrics are capitalized for easier identification.</w:t>
      </w:r>
    </w:p>
    <w:tbl>
      <w:tblPr>
        <w:tblW w:w="0" w:type="auto"/>
        <w:tblCellMar>
          <w:top w:w="15" w:type="dxa"/>
          <w:left w:w="15" w:type="dxa"/>
          <w:bottom w:w="15" w:type="dxa"/>
          <w:right w:w="15" w:type="dxa"/>
        </w:tblCellMar>
        <w:tblLook w:val="04A0" w:firstRow="1" w:lastRow="0" w:firstColumn="1" w:lastColumn="0" w:noHBand="0" w:noVBand="1"/>
      </w:tblPr>
      <w:tblGrid>
        <w:gridCol w:w="1581"/>
        <w:gridCol w:w="4615"/>
        <w:gridCol w:w="3364"/>
      </w:tblGrid>
      <w:tr w:rsidR="004F42A0" w:rsidRPr="004F42A0" w14:paraId="796AFCE5"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687C2"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Hydrologic 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2E3D7"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Calculation Explanation and Figure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B51B9"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Hypothesized Biological Significance </w:t>
            </w:r>
          </w:p>
        </w:tc>
      </w:tr>
      <w:tr w:rsidR="004F42A0" w:rsidRPr="004F42A0" w14:paraId="7628839E"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4E377"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Dry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712E3"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First day after start date with &gt;= 10 consecutive days with water level = 0</w:t>
            </w:r>
          </w:p>
          <w:p w14:paraId="5CAC7351" w14:textId="34503C3B"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noProof/>
                <w:color w:val="000000"/>
                <w:bdr w:val="none" w:sz="0" w:space="0" w:color="auto" w:frame="1"/>
                <w:lang w:val="en-US"/>
              </w:rPr>
              <w:drawing>
                <wp:inline distT="0" distB="0" distL="0" distR="0" wp14:anchorId="166699AB" wp14:editId="45324364">
                  <wp:extent cx="2057400" cy="962025"/>
                  <wp:effectExtent l="0" t="0" r="0" b="9525"/>
                  <wp:docPr id="25" name="Picture 25"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imeline&#10;&#10;Description automatically generated with low confidence"/>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057400" cy="9620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0D6FF"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xml:space="preserve">• </w:t>
            </w:r>
            <w:proofErr w:type="gramStart"/>
            <w:r w:rsidRPr="004F42A0">
              <w:rPr>
                <w:rFonts w:eastAsia="Times New Roman"/>
                <w:color w:val="000000"/>
                <w:lang w:val="en-US"/>
              </w:rPr>
              <w:t>Typically</w:t>
            </w:r>
            <w:proofErr w:type="gramEnd"/>
            <w:r w:rsidRPr="004F42A0">
              <w:rPr>
                <w:rFonts w:eastAsia="Times New Roman"/>
                <w:color w:val="000000"/>
                <w:lang w:val="en-US"/>
              </w:rPr>
              <w:t xml:space="preserve"> predictable in </w:t>
            </w:r>
            <w:proofErr w:type="spellStart"/>
            <w:r w:rsidRPr="004F42A0">
              <w:rPr>
                <w:rFonts w:eastAsia="Times New Roman"/>
                <w:color w:val="000000"/>
                <w:lang w:val="en-US"/>
              </w:rPr>
              <w:t>mediterranean</w:t>
            </w:r>
            <w:proofErr w:type="spellEnd"/>
            <w:r w:rsidRPr="004F42A0">
              <w:rPr>
                <w:rFonts w:eastAsia="Times New Roman"/>
                <w:color w:val="000000"/>
                <w:lang w:val="en-US"/>
              </w:rPr>
              <w:t xml:space="preserve"> systems (</w:t>
            </w:r>
            <w:proofErr w:type="spellStart"/>
            <w:r w:rsidRPr="004F42A0">
              <w:rPr>
                <w:rFonts w:eastAsia="Times New Roman"/>
                <w:color w:val="000000"/>
                <w:lang w:val="en-US"/>
              </w:rPr>
              <w:t>Bonada</w:t>
            </w:r>
            <w:proofErr w:type="spellEnd"/>
            <w:r w:rsidRPr="004F42A0">
              <w:rPr>
                <w:rFonts w:eastAsia="Times New Roman"/>
                <w:color w:val="000000"/>
                <w:lang w:val="en-US"/>
              </w:rPr>
              <w:t xml:space="preserve"> and </w:t>
            </w:r>
            <w:proofErr w:type="spellStart"/>
            <w:r w:rsidRPr="004F42A0">
              <w:rPr>
                <w:rFonts w:eastAsia="Times New Roman"/>
                <w:color w:val="000000"/>
                <w:lang w:val="en-US"/>
              </w:rPr>
              <w:t>Resh</w:t>
            </w:r>
            <w:proofErr w:type="spellEnd"/>
            <w:r w:rsidRPr="004F42A0">
              <w:rPr>
                <w:rFonts w:eastAsia="Times New Roman"/>
                <w:color w:val="000000"/>
                <w:lang w:val="en-US"/>
              </w:rPr>
              <w:t xml:space="preserve"> 2013)</w:t>
            </w:r>
          </w:p>
          <w:p w14:paraId="0CD4D60C"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Deviations in the timing of dry date could reduce diversity and alter composition </w:t>
            </w:r>
          </w:p>
          <w:p w14:paraId="5C2442EE"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Proxy for overall annual dryness of the year</w:t>
            </w:r>
          </w:p>
        </w:tc>
      </w:tr>
      <w:tr w:rsidR="004F42A0" w:rsidRPr="004F42A0" w14:paraId="7A984CD9"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E3877"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Dry 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8EEA4"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Number of days between the Dry Date and the Rewet Date</w:t>
            </w:r>
          </w:p>
          <w:p w14:paraId="6747F95E" w14:textId="71BE5716"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noProof/>
                <w:color w:val="000000"/>
                <w:bdr w:val="none" w:sz="0" w:space="0" w:color="auto" w:frame="1"/>
                <w:lang w:val="en-US"/>
              </w:rPr>
              <w:drawing>
                <wp:inline distT="0" distB="0" distL="0" distR="0" wp14:anchorId="7921F0B0" wp14:editId="6752E23E">
                  <wp:extent cx="2057400" cy="1209675"/>
                  <wp:effectExtent l="0" t="0" r="0" b="9525"/>
                  <wp:docPr id="24" name="Picture 24"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imeline&#10;&#10;Description automatically generated"/>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057400" cy="120967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68BA6"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As the dry duration increases, desiccation stress increases on assemblages </w:t>
            </w:r>
          </w:p>
        </w:tc>
      </w:tr>
      <w:tr w:rsidR="004F42A0" w:rsidRPr="004F42A0" w14:paraId="7849ECD9"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9101A"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“False Starts” per 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B853F"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Number of periods between the dry date and the rewet date where water level was &gt;</w:t>
            </w:r>
            <w:proofErr w:type="gramStart"/>
            <w:r w:rsidRPr="004F42A0">
              <w:rPr>
                <w:rFonts w:eastAsia="Times New Roman"/>
                <w:color w:val="000000"/>
                <w:lang w:val="en-US"/>
              </w:rPr>
              <w:t>1</w:t>
            </w:r>
            <w:proofErr w:type="gramEnd"/>
            <w:r w:rsidRPr="004F42A0">
              <w:rPr>
                <w:rFonts w:eastAsia="Times New Roman"/>
                <w:color w:val="000000"/>
                <w:lang w:val="en-US"/>
              </w:rPr>
              <w:t> </w:t>
            </w:r>
          </w:p>
          <w:p w14:paraId="60B38685" w14:textId="2F8F0EC6"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noProof/>
                <w:color w:val="000000"/>
                <w:bdr w:val="none" w:sz="0" w:space="0" w:color="auto" w:frame="1"/>
                <w:lang w:val="en-US"/>
              </w:rPr>
              <w:drawing>
                <wp:inline distT="0" distB="0" distL="0" distR="0" wp14:anchorId="261B794A" wp14:editId="128265FB">
                  <wp:extent cx="2057400" cy="1104900"/>
                  <wp:effectExtent l="0" t="0" r="0" b="0"/>
                  <wp:docPr id="23" name="Picture 2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imeline&#10;&#10;Description automatically generated"/>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057400" cy="1104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C84D7"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Indication of stream flashiness </w:t>
            </w:r>
          </w:p>
          <w:p w14:paraId="46C114D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More false starts could break dormancy signal </w:t>
            </w:r>
          </w:p>
        </w:tc>
      </w:tr>
      <w:tr w:rsidR="004F42A0" w:rsidRPr="004F42A0" w14:paraId="055C9B9F"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0322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First Wet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FC1AD"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xml:space="preserve">Earliest day after the Dry Date where water level was &gt; 0, including false </w:t>
            </w:r>
            <w:proofErr w:type="gramStart"/>
            <w:r w:rsidRPr="004F42A0">
              <w:rPr>
                <w:rFonts w:eastAsia="Times New Roman"/>
                <w:color w:val="000000"/>
                <w:lang w:val="en-US"/>
              </w:rPr>
              <w:t>starts</w:t>
            </w:r>
            <w:proofErr w:type="gramEnd"/>
          </w:p>
          <w:p w14:paraId="1B95F1B3" w14:textId="11BB40AE"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noProof/>
                <w:color w:val="000000"/>
                <w:bdr w:val="none" w:sz="0" w:space="0" w:color="auto" w:frame="1"/>
                <w:lang w:val="en-US"/>
              </w:rPr>
              <w:drawing>
                <wp:inline distT="0" distB="0" distL="0" distR="0" wp14:anchorId="0708CE59" wp14:editId="45C78161">
                  <wp:extent cx="2057400" cy="1000125"/>
                  <wp:effectExtent l="0" t="0" r="0" b="9525"/>
                  <wp:docPr id="22" name="Picture 2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imeline&#10;&#10;Description automatically generated"/>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057400" cy="10001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6306C"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Highlights when organisms first get signals to end dormancy and trigger recolonization</w:t>
            </w:r>
          </w:p>
        </w:tc>
      </w:tr>
      <w:tr w:rsidR="004F42A0" w:rsidRPr="004F42A0" w14:paraId="3AF27B77"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AC3F4"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Peak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C5364"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xml:space="preserve">The day after the Rewet Date with the </w:t>
            </w:r>
            <w:r w:rsidRPr="004F42A0">
              <w:rPr>
                <w:rFonts w:eastAsia="Times New Roman"/>
                <w:color w:val="000000"/>
                <w:lang w:val="en-US"/>
              </w:rPr>
              <w:lastRenderedPageBreak/>
              <w:t>maximum water level</w:t>
            </w:r>
          </w:p>
          <w:p w14:paraId="4EA7DE72" w14:textId="189DF3F3"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noProof/>
                <w:color w:val="000000"/>
                <w:bdr w:val="none" w:sz="0" w:space="0" w:color="auto" w:frame="1"/>
                <w:lang w:val="en-US"/>
              </w:rPr>
              <w:drawing>
                <wp:inline distT="0" distB="0" distL="0" distR="0" wp14:anchorId="77E0E43A" wp14:editId="47BC29D7">
                  <wp:extent cx="2057400" cy="1057275"/>
                  <wp:effectExtent l="0" t="0" r="0" b="9525"/>
                  <wp:docPr id="21" name="Picture 2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chart&#10;&#10;Description automatically generated"/>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057400" cy="105727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DA152"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lastRenderedPageBreak/>
              <w:t xml:space="preserve">• Demonstrates peak water </w:t>
            </w:r>
            <w:proofErr w:type="gramStart"/>
            <w:r w:rsidRPr="004F42A0">
              <w:rPr>
                <w:rFonts w:eastAsia="Times New Roman"/>
                <w:color w:val="000000"/>
                <w:lang w:val="en-US"/>
              </w:rPr>
              <w:lastRenderedPageBreak/>
              <w:t>levels, when</w:t>
            </w:r>
            <w:proofErr w:type="gramEnd"/>
            <w:r w:rsidRPr="004F42A0">
              <w:rPr>
                <w:rFonts w:eastAsia="Times New Roman"/>
                <w:color w:val="000000"/>
                <w:lang w:val="en-US"/>
              </w:rPr>
              <w:t xml:space="preserve"> substrate mobilization would occur if peak was large enough</w:t>
            </w:r>
          </w:p>
        </w:tc>
      </w:tr>
      <w:tr w:rsidR="004F42A0" w:rsidRPr="004F42A0" w14:paraId="57783B5B"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7524F"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lastRenderedPageBreak/>
              <w:t>Peak Depth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D5E85"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xml:space="preserve">Maximum depth of the time period where the sample was </w:t>
            </w:r>
            <w:proofErr w:type="gramStart"/>
            <w:r w:rsidRPr="004F42A0">
              <w:rPr>
                <w:rFonts w:eastAsia="Times New Roman"/>
                <w:color w:val="000000"/>
                <w:lang w:val="en-US"/>
              </w:rPr>
              <w:t>taken</w:t>
            </w:r>
            <w:proofErr w:type="gramEnd"/>
          </w:p>
          <w:p w14:paraId="173FC22D" w14:textId="73514933"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noProof/>
                <w:color w:val="000000"/>
                <w:bdr w:val="none" w:sz="0" w:space="0" w:color="auto" w:frame="1"/>
                <w:lang w:val="en-US"/>
              </w:rPr>
              <w:drawing>
                <wp:inline distT="0" distB="0" distL="0" distR="0" wp14:anchorId="09A0723F" wp14:editId="251A0C29">
                  <wp:extent cx="2057400" cy="990600"/>
                  <wp:effectExtent l="0" t="0" r="0" b="0"/>
                  <wp:docPr id="20" name="Picture 2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with low confidence"/>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057400" cy="990600"/>
                          </a:xfrm>
                          <a:prstGeom prst="rect">
                            <a:avLst/>
                          </a:prstGeom>
                          <a:noFill/>
                          <a:ln>
                            <a:noFill/>
                          </a:ln>
                        </pic:spPr>
                      </pic:pic>
                    </a:graphicData>
                  </a:graphic>
                </wp:inline>
              </w:drawing>
            </w:r>
          </w:p>
          <w:p w14:paraId="0408F21F"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D4475"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xml:space="preserve">• A proxy </w:t>
            </w:r>
            <w:proofErr w:type="gramStart"/>
            <w:r w:rsidRPr="004F42A0">
              <w:rPr>
                <w:rFonts w:eastAsia="Times New Roman"/>
                <w:color w:val="000000"/>
                <w:lang w:val="en-US"/>
              </w:rPr>
              <w:t>for the amount of</w:t>
            </w:r>
            <w:proofErr w:type="gramEnd"/>
            <w:r w:rsidRPr="004F42A0">
              <w:rPr>
                <w:rFonts w:eastAsia="Times New Roman"/>
                <w:color w:val="000000"/>
                <w:lang w:val="en-US"/>
              </w:rPr>
              <w:t xml:space="preserve"> maximum habitat available</w:t>
            </w:r>
          </w:p>
        </w:tc>
      </w:tr>
      <w:tr w:rsidR="004F42A0" w:rsidRPr="004F42A0" w14:paraId="45166041"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9FFC1"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Peak-to-Sample Slope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565F4"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Median of the daily differences of water level between the Peak Date and the sample day</w:t>
            </w:r>
          </w:p>
          <w:p w14:paraId="44C52F7C" w14:textId="33CDAD64"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noProof/>
                <w:color w:val="000000"/>
                <w:bdr w:val="none" w:sz="0" w:space="0" w:color="auto" w:frame="1"/>
                <w:lang w:val="en-US"/>
              </w:rPr>
              <w:drawing>
                <wp:inline distT="0" distB="0" distL="0" distR="0" wp14:anchorId="6B4B8106" wp14:editId="6D460F81">
                  <wp:extent cx="2057400" cy="1038225"/>
                  <wp:effectExtent l="0" t="0" r="0" b="9525"/>
                  <wp:docPr id="19" name="Picture 1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with medium confidence"/>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057400" cy="10382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B8CD3"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Steeper slopes indicate timing and severity of scour </w:t>
            </w:r>
          </w:p>
        </w:tc>
      </w:tr>
      <w:tr w:rsidR="004F42A0" w:rsidRPr="004F42A0" w14:paraId="58D780CC"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78325"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Recession Slope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EDAA4"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Median of the daily differences of water level between the peak from the previous wet event and the dry date</w:t>
            </w:r>
          </w:p>
          <w:p w14:paraId="334681E6" w14:textId="7AE558FD"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noProof/>
                <w:color w:val="000000"/>
                <w:bdr w:val="none" w:sz="0" w:space="0" w:color="auto" w:frame="1"/>
                <w:lang w:val="en-US"/>
              </w:rPr>
              <w:drawing>
                <wp:inline distT="0" distB="0" distL="0" distR="0" wp14:anchorId="4AA1AE7A" wp14:editId="0654B661">
                  <wp:extent cx="2057400" cy="1143000"/>
                  <wp:effectExtent l="0" t="0" r="0" b="0"/>
                  <wp:docPr id="18" name="Picture 1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057400" cy="11430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108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Shallower slopes indicate more time for organisms to find refuges (</w:t>
            </w:r>
            <w:proofErr w:type="spellStart"/>
            <w:r w:rsidRPr="004F42A0">
              <w:rPr>
                <w:rFonts w:eastAsia="Times New Roman"/>
                <w:color w:val="000000"/>
                <w:lang w:val="en-US"/>
              </w:rPr>
              <w:t>Gasith</w:t>
            </w:r>
            <w:proofErr w:type="spellEnd"/>
            <w:r w:rsidRPr="004F42A0">
              <w:rPr>
                <w:rFonts w:eastAsia="Times New Roman"/>
                <w:color w:val="000000"/>
                <w:lang w:val="en-US"/>
              </w:rPr>
              <w:t xml:space="preserve"> and </w:t>
            </w:r>
            <w:proofErr w:type="spellStart"/>
            <w:r w:rsidRPr="004F42A0">
              <w:rPr>
                <w:rFonts w:eastAsia="Times New Roman"/>
                <w:color w:val="000000"/>
                <w:lang w:val="en-US"/>
              </w:rPr>
              <w:t>Resh</w:t>
            </w:r>
            <w:proofErr w:type="spellEnd"/>
            <w:r w:rsidRPr="004F42A0">
              <w:rPr>
                <w:rFonts w:eastAsia="Times New Roman"/>
                <w:color w:val="000000"/>
                <w:lang w:val="en-US"/>
              </w:rPr>
              <w:t xml:space="preserve"> 1999; </w:t>
            </w:r>
            <w:proofErr w:type="spellStart"/>
            <w:r w:rsidRPr="004F42A0">
              <w:rPr>
                <w:rFonts w:eastAsia="Times New Roman"/>
                <w:color w:val="000000"/>
                <w:lang w:val="en-US"/>
              </w:rPr>
              <w:t>Bogan</w:t>
            </w:r>
            <w:proofErr w:type="spellEnd"/>
            <w:r w:rsidRPr="004F42A0">
              <w:rPr>
                <w:rFonts w:eastAsia="Times New Roman"/>
                <w:color w:val="000000"/>
                <w:lang w:val="en-US"/>
              </w:rPr>
              <w:t>, et al. 2017)</w:t>
            </w:r>
          </w:p>
          <w:p w14:paraId="0B6FBDF8"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Steeper slopes indicate aquatic habitat is being lost faster as flow declines and the stream shrinks</w:t>
            </w:r>
          </w:p>
        </w:tc>
      </w:tr>
      <w:tr w:rsidR="004F42A0" w:rsidRPr="004F42A0" w14:paraId="2630A260"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50AA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Rewet Slope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725ED"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Median of the daily differences of water level between the Rewet Date and the Peak Date</w:t>
            </w:r>
          </w:p>
          <w:p w14:paraId="37E6CCD7" w14:textId="343AA1CE"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noProof/>
                <w:color w:val="000000"/>
                <w:bdr w:val="none" w:sz="0" w:space="0" w:color="auto" w:frame="1"/>
                <w:lang w:val="en-US"/>
              </w:rPr>
              <w:drawing>
                <wp:inline distT="0" distB="0" distL="0" distR="0" wp14:anchorId="37AF5C5B" wp14:editId="0FEA8D47">
                  <wp:extent cx="2057400" cy="1114425"/>
                  <wp:effectExtent l="0" t="0" r="0" b="9525"/>
                  <wp:docPr id="17" name="Picture 1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medium confidence"/>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057400" cy="11144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D227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Steeper slopes indicate greater mobilization of sediments and displacement of organisms downstream (Murdock et al. 2010)</w:t>
            </w:r>
          </w:p>
        </w:tc>
      </w:tr>
      <w:tr w:rsidR="004F42A0" w:rsidRPr="004F42A0" w14:paraId="5C044D3F" w14:textId="77777777" w:rsidTr="004F42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2009C"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Wet 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E424E"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 xml:space="preserve">Number of days between the Rewet Date </w:t>
            </w:r>
            <w:r w:rsidRPr="004F42A0">
              <w:rPr>
                <w:rFonts w:eastAsia="Times New Roman"/>
                <w:color w:val="000000"/>
                <w:lang w:val="en-US"/>
              </w:rPr>
              <w:lastRenderedPageBreak/>
              <w:t>and the sample day</w:t>
            </w:r>
          </w:p>
          <w:p w14:paraId="49F277D0" w14:textId="4A9BB414"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noProof/>
                <w:color w:val="000000"/>
                <w:bdr w:val="none" w:sz="0" w:space="0" w:color="auto" w:frame="1"/>
                <w:lang w:val="en-US"/>
              </w:rPr>
              <w:drawing>
                <wp:inline distT="0" distB="0" distL="0" distR="0" wp14:anchorId="5D76E753" wp14:editId="180673F8">
                  <wp:extent cx="2057400" cy="1152525"/>
                  <wp:effectExtent l="0" t="0" r="0" b="9525"/>
                  <wp:docPr id="16" name="Picture 16"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imeline&#10;&#10;Description automatically generated"/>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057400" cy="11525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B395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lastRenderedPageBreak/>
              <w:t xml:space="preserve">• Indicates how long the site has </w:t>
            </w:r>
            <w:r w:rsidRPr="004F42A0">
              <w:rPr>
                <w:rFonts w:eastAsia="Times New Roman"/>
                <w:color w:val="000000"/>
                <w:lang w:val="en-US"/>
              </w:rPr>
              <w:lastRenderedPageBreak/>
              <w:t xml:space="preserve">been wet, quantifying the time assemblages </w:t>
            </w:r>
            <w:proofErr w:type="gramStart"/>
            <w:r w:rsidRPr="004F42A0">
              <w:rPr>
                <w:rFonts w:eastAsia="Times New Roman"/>
                <w:color w:val="000000"/>
                <w:lang w:val="en-US"/>
              </w:rPr>
              <w:t>have to</w:t>
            </w:r>
            <w:proofErr w:type="gramEnd"/>
            <w:r w:rsidRPr="004F42A0">
              <w:rPr>
                <w:rFonts w:eastAsia="Times New Roman"/>
                <w:color w:val="000000"/>
                <w:lang w:val="en-US"/>
              </w:rPr>
              <w:t xml:space="preserve"> recover prior to sampling</w:t>
            </w:r>
          </w:p>
        </w:tc>
      </w:tr>
    </w:tbl>
    <w:p w14:paraId="7F13900A" w14:textId="77777777" w:rsidR="004F42A0" w:rsidRDefault="004F42A0" w:rsidP="004F42A0">
      <w:pPr>
        <w:spacing w:line="240" w:lineRule="auto"/>
        <w:rPr>
          <w:rFonts w:eastAsia="Times New Roman"/>
          <w:b/>
          <w:bCs/>
          <w:color w:val="000000"/>
          <w:lang w:val="en-US"/>
        </w:rPr>
      </w:pPr>
    </w:p>
    <w:p w14:paraId="3FC02200" w14:textId="77777777" w:rsidR="004F42A0" w:rsidRDefault="004F42A0" w:rsidP="004F42A0">
      <w:pPr>
        <w:spacing w:line="240" w:lineRule="auto"/>
        <w:rPr>
          <w:rFonts w:eastAsia="Times New Roman"/>
          <w:b/>
          <w:bCs/>
          <w:color w:val="000000"/>
          <w:lang w:val="en-US"/>
        </w:rPr>
      </w:pPr>
    </w:p>
    <w:p w14:paraId="3FADABA7" w14:textId="2C89DBC0"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 xml:space="preserve">Table 2. </w:t>
      </w:r>
      <w:r w:rsidRPr="004F42A0">
        <w:rPr>
          <w:rFonts w:eastAsia="Times New Roman"/>
          <w:color w:val="000000"/>
          <w:lang w:val="en-US"/>
        </w:rPr>
        <w:t>Summary statistics for hydrologic metrics (A) and environmental variables (B). SD = Standard deviation.</w:t>
      </w:r>
    </w:p>
    <w:tbl>
      <w:tblPr>
        <w:tblW w:w="0" w:type="auto"/>
        <w:tblCellMar>
          <w:top w:w="15" w:type="dxa"/>
          <w:left w:w="15" w:type="dxa"/>
          <w:bottom w:w="15" w:type="dxa"/>
          <w:right w:w="15" w:type="dxa"/>
        </w:tblCellMar>
        <w:tblLook w:val="04A0" w:firstRow="1" w:lastRow="0" w:firstColumn="1" w:lastColumn="0" w:noHBand="0" w:noVBand="1"/>
      </w:tblPr>
      <w:tblGrid>
        <w:gridCol w:w="1189"/>
        <w:gridCol w:w="646"/>
        <w:gridCol w:w="952"/>
        <w:gridCol w:w="646"/>
        <w:gridCol w:w="682"/>
        <w:gridCol w:w="835"/>
        <w:gridCol w:w="1141"/>
        <w:gridCol w:w="952"/>
        <w:gridCol w:w="646"/>
        <w:gridCol w:w="799"/>
        <w:gridCol w:w="952"/>
      </w:tblGrid>
      <w:tr w:rsidR="004F42A0" w:rsidRPr="004F42A0" w14:paraId="0C606211" w14:textId="77777777" w:rsidTr="004F42A0">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049F0608"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A. Hydrologic Metric</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3B704A5"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Dry Date</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7F3A206E"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Dry Duration</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73FB0AC7"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Peak Date</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00D96703"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Peak Depth</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2F51952A"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Peak-to-Sample Slope</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7D43324"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Recession Slope</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52BACAF9"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False Starts per Duration</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309A159"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First Wet Date</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037FCCF2"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Rewet Slope</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58E60BD2"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Wet Duration</w:t>
            </w:r>
          </w:p>
        </w:tc>
      </w:tr>
      <w:tr w:rsidR="004F42A0" w:rsidRPr="004F42A0" w14:paraId="07AB6310" w14:textId="77777777" w:rsidTr="004F42A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89ED36E"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30221813"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(Day in Water 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hideMark/>
          </w:tcPr>
          <w:p w14:paraId="27026712"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(days)</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2238F309"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(Day in Water 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hideMark/>
          </w:tcPr>
          <w:p w14:paraId="7DD05D68"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hideMark/>
          </w:tcPr>
          <w:p w14:paraId="3D9C676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hideMark/>
          </w:tcPr>
          <w:p w14:paraId="3436ACCF"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(m/day)</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3090605C"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2DCD772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(Day in Water 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hideMark/>
          </w:tcPr>
          <w:p w14:paraId="3E5FC7F7"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hideMark/>
          </w:tcPr>
          <w:p w14:paraId="7B87113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(days)</w:t>
            </w:r>
          </w:p>
        </w:tc>
      </w:tr>
      <w:tr w:rsidR="004F42A0" w:rsidRPr="004F42A0" w14:paraId="7C5E79E7" w14:textId="77777777" w:rsidTr="004F42A0">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550423C5"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Minimum</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1ADD16E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100</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2EC5848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A7AD1C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65</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04CE1D0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0.39</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723D552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-0.013</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35F9E7A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-0.009</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4F37F98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316DB64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58F64E4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0.002</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7C26ECF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6</w:t>
            </w:r>
          </w:p>
        </w:tc>
      </w:tr>
      <w:tr w:rsidR="004F42A0" w:rsidRPr="004F42A0" w14:paraId="0DE57082" w14:textId="77777777" w:rsidTr="004F42A0">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4F778495"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Mean</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37263719"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218</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501C944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209.8</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7371F5C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117</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75EDFE9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0.39</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464E106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-0.002</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3BD6FB0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-0.003</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416938A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0.007</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7CB0055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117</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07CA835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0.052</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7F1CC60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110</w:t>
            </w:r>
          </w:p>
        </w:tc>
      </w:tr>
      <w:tr w:rsidR="004F42A0" w:rsidRPr="004F42A0" w14:paraId="4B1E7CCC" w14:textId="77777777" w:rsidTr="004F42A0">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3619D1D1"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Maximum</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1793074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278</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7E8C270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358</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1C1523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233</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507CD82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1.02</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07E5DB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0.003</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ADEED4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0540CF6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0.045</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22614E6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328</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0A0990C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0.208</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2C04B19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168</w:t>
            </w:r>
          </w:p>
        </w:tc>
      </w:tr>
      <w:tr w:rsidR="004F42A0" w:rsidRPr="004F42A0" w14:paraId="1A883F0B" w14:textId="77777777" w:rsidTr="004F42A0">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BA670C1"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SD</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B40835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48.8</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24FC6C5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76.1</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02D417B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33.6</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1D9DF15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0.25</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4F3F684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0.003</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4E8F361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0.002</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71AFE3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1196CF4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81.6</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619BC8F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0.059</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14:paraId="307884B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40.8</w:t>
            </w:r>
          </w:p>
        </w:tc>
      </w:tr>
    </w:tbl>
    <w:p w14:paraId="77E7454F"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662"/>
        <w:gridCol w:w="1068"/>
        <w:gridCol w:w="386"/>
        <w:gridCol w:w="1453"/>
        <w:gridCol w:w="1413"/>
        <w:gridCol w:w="917"/>
        <w:gridCol w:w="557"/>
        <w:gridCol w:w="631"/>
        <w:gridCol w:w="509"/>
        <w:gridCol w:w="844"/>
      </w:tblGrid>
      <w:tr w:rsidR="004F42A0" w:rsidRPr="004F42A0" w14:paraId="4C1E4C7E" w14:textId="77777777" w:rsidTr="004F42A0">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E5AF05D"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B. Environmental Variable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1C42BF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Alkalinity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DD7E9F7"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pH</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F3781E6"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Specific Conductivity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F7F24E1"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Temperature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BB69AC9"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Canopy Cover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75D031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Pool</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64B41D3"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Riffle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028FA4A"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Run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F16E365"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Wetted Width</w:t>
            </w:r>
          </w:p>
        </w:tc>
      </w:tr>
      <w:tr w:rsidR="004F42A0" w:rsidRPr="004F42A0" w14:paraId="2C861BF4"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1695D75"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14:paraId="023329A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w:t>
            </w:r>
            <w:proofErr w:type="gramStart"/>
            <w:r w:rsidRPr="004F42A0">
              <w:rPr>
                <w:rFonts w:eastAsia="Times New Roman"/>
                <w:color w:val="000000"/>
                <w:lang w:val="en-US"/>
              </w:rPr>
              <w:t>as</w:t>
            </w:r>
            <w:proofErr w:type="gramEnd"/>
            <w:r w:rsidRPr="004F42A0">
              <w:rPr>
                <w:rFonts w:eastAsia="Times New Roman"/>
                <w:color w:val="000000"/>
                <w:lang w:val="en-US"/>
              </w:rPr>
              <w:t xml:space="preserve"> CaCO3)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FD0839D"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14:paraId="7D56097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(µS/cm)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14:paraId="68B6B6B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14:paraId="448D184C"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14:paraId="73E9F8D1"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14:paraId="71FB68A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14:paraId="54E9C852"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7B6D7E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w:t>
            </w:r>
          </w:p>
        </w:tc>
      </w:tr>
      <w:tr w:rsidR="004F42A0" w:rsidRPr="004F42A0" w14:paraId="7FA3D98E"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FEB215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Minimum</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A6B5EF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4284CA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6.7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91191B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10.6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20FD44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8.1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450580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94CE38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5C16F4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8D6202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99D391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0.9</w:t>
            </w:r>
          </w:p>
        </w:tc>
      </w:tr>
      <w:tr w:rsidR="004F42A0" w:rsidRPr="004F42A0" w14:paraId="20741C48"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BDE114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Mean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148970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146.4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8D7762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8.1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CDDC63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610.6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309D71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14.2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B8C6BB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10.4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50DECD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5.7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244541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22.43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259E71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E03522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1.9</w:t>
            </w:r>
          </w:p>
        </w:tc>
      </w:tr>
      <w:tr w:rsidR="004F42A0" w:rsidRPr="004F42A0" w14:paraId="7F50F746"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16DB5C6"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Maximum</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8E3289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342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D98595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9.7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8A8DC9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1776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12443B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20.9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7474ED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16.4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5A7D21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233833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60.5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D3E8E8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43.5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3EFBDC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4.3</w:t>
            </w:r>
          </w:p>
        </w:tc>
      </w:tr>
      <w:tr w:rsidR="004F42A0" w:rsidRPr="004F42A0" w14:paraId="73879C5E"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02B3329"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SD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4569A1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71.6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9632BC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C93DBE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395.8</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F67AF2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7B7C95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0B38B0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2E8B05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15.7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3C26AB9"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10.3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485292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0.9</w:t>
            </w:r>
          </w:p>
        </w:tc>
      </w:tr>
    </w:tbl>
    <w:p w14:paraId="31690CD1"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 xml:space="preserve">Table 3. </w:t>
      </w:r>
      <w:r w:rsidRPr="004F42A0">
        <w:rPr>
          <w:rFonts w:eastAsia="Times New Roman"/>
          <w:color w:val="000000"/>
          <w:lang w:val="en-US"/>
        </w:rPr>
        <w:t>Summary statistics of taxonomic richness (A) and Hill-Shannon values (B) for macroinvertebrates, soft-bodied algae, and diatom assemblages. Algal richness includes quantitative and qualitative algal samples while soft-bodied algae Hill-Shannon values only include quantitative samples to account for relative abundances. SD = Standard deviation.</w:t>
      </w:r>
    </w:p>
    <w:tbl>
      <w:tblPr>
        <w:tblW w:w="0" w:type="auto"/>
        <w:tblCellMar>
          <w:top w:w="15" w:type="dxa"/>
          <w:left w:w="15" w:type="dxa"/>
          <w:bottom w:w="15" w:type="dxa"/>
          <w:right w:w="15" w:type="dxa"/>
        </w:tblCellMar>
        <w:tblLook w:val="04A0" w:firstRow="1" w:lastRow="0" w:firstColumn="1" w:lastColumn="0" w:noHBand="0" w:noVBand="1"/>
      </w:tblPr>
      <w:tblGrid>
        <w:gridCol w:w="1615"/>
        <w:gridCol w:w="2160"/>
        <w:gridCol w:w="2070"/>
        <w:gridCol w:w="948"/>
      </w:tblGrid>
      <w:tr w:rsidR="004F42A0" w:rsidRPr="004F42A0" w14:paraId="3A9A3A0E" w14:textId="77777777" w:rsidTr="004F42A0">
        <w:trPr>
          <w:trHeight w:val="300"/>
        </w:trPr>
        <w:tc>
          <w:tcPr>
            <w:tcW w:w="161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61D7D47"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A. Richness</w:t>
            </w:r>
          </w:p>
        </w:tc>
        <w:tc>
          <w:tcPr>
            <w:tcW w:w="21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45BCDF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Macroinvertebrates</w:t>
            </w:r>
          </w:p>
        </w:tc>
        <w:tc>
          <w:tcPr>
            <w:tcW w:w="20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0F9F112"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Soft-Bodied Algae</w:t>
            </w:r>
          </w:p>
        </w:tc>
        <w:tc>
          <w:tcPr>
            <w:tcW w:w="948"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FA2260A"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Diatoms</w:t>
            </w:r>
          </w:p>
        </w:tc>
      </w:tr>
      <w:tr w:rsidR="004F42A0" w:rsidRPr="004F42A0" w14:paraId="09FF0432" w14:textId="77777777" w:rsidTr="004F42A0">
        <w:trPr>
          <w:trHeight w:val="300"/>
        </w:trPr>
        <w:tc>
          <w:tcPr>
            <w:tcW w:w="161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9B1FEA1"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Minimum</w:t>
            </w:r>
          </w:p>
        </w:tc>
        <w:tc>
          <w:tcPr>
            <w:tcW w:w="21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C8254A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13.0</w:t>
            </w:r>
          </w:p>
        </w:tc>
        <w:tc>
          <w:tcPr>
            <w:tcW w:w="20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EF5A52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5.0</w:t>
            </w:r>
          </w:p>
        </w:tc>
        <w:tc>
          <w:tcPr>
            <w:tcW w:w="948"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0CD2B3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16.0</w:t>
            </w:r>
          </w:p>
        </w:tc>
      </w:tr>
      <w:tr w:rsidR="004F42A0" w:rsidRPr="004F42A0" w14:paraId="4C6833D5" w14:textId="77777777" w:rsidTr="004F42A0">
        <w:trPr>
          <w:trHeight w:val="300"/>
        </w:trPr>
        <w:tc>
          <w:tcPr>
            <w:tcW w:w="161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7509C5A"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Mean</w:t>
            </w:r>
          </w:p>
        </w:tc>
        <w:tc>
          <w:tcPr>
            <w:tcW w:w="21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A8AE64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33.4</w:t>
            </w:r>
          </w:p>
        </w:tc>
        <w:tc>
          <w:tcPr>
            <w:tcW w:w="20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DB1643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28.9</w:t>
            </w:r>
          </w:p>
        </w:tc>
        <w:tc>
          <w:tcPr>
            <w:tcW w:w="948"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95DBEA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36.9</w:t>
            </w:r>
          </w:p>
        </w:tc>
      </w:tr>
      <w:tr w:rsidR="004F42A0" w:rsidRPr="004F42A0" w14:paraId="716D8ACD" w14:textId="77777777" w:rsidTr="004F42A0">
        <w:trPr>
          <w:trHeight w:val="300"/>
        </w:trPr>
        <w:tc>
          <w:tcPr>
            <w:tcW w:w="161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499556F"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Maximum</w:t>
            </w:r>
          </w:p>
        </w:tc>
        <w:tc>
          <w:tcPr>
            <w:tcW w:w="21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96F621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52.0</w:t>
            </w:r>
          </w:p>
        </w:tc>
        <w:tc>
          <w:tcPr>
            <w:tcW w:w="20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1139D6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72.0</w:t>
            </w:r>
          </w:p>
        </w:tc>
        <w:tc>
          <w:tcPr>
            <w:tcW w:w="948"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88A01A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69.0</w:t>
            </w:r>
          </w:p>
        </w:tc>
      </w:tr>
      <w:tr w:rsidR="004F42A0" w:rsidRPr="004F42A0" w14:paraId="28895AB3" w14:textId="77777777" w:rsidTr="004F42A0">
        <w:trPr>
          <w:trHeight w:val="300"/>
        </w:trPr>
        <w:tc>
          <w:tcPr>
            <w:tcW w:w="161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272CA58"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SD</w:t>
            </w:r>
          </w:p>
        </w:tc>
        <w:tc>
          <w:tcPr>
            <w:tcW w:w="216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8C94CC9"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8.8</w:t>
            </w:r>
          </w:p>
        </w:tc>
        <w:tc>
          <w:tcPr>
            <w:tcW w:w="20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D93AB6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14.7</w:t>
            </w:r>
          </w:p>
        </w:tc>
        <w:tc>
          <w:tcPr>
            <w:tcW w:w="948"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523C6A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16.1</w:t>
            </w:r>
          </w:p>
        </w:tc>
      </w:tr>
    </w:tbl>
    <w:p w14:paraId="386950EE"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718"/>
        <w:gridCol w:w="2110"/>
        <w:gridCol w:w="1987"/>
        <w:gridCol w:w="948"/>
      </w:tblGrid>
      <w:tr w:rsidR="004F42A0" w:rsidRPr="004F42A0" w14:paraId="372B3402" w14:textId="77777777" w:rsidTr="004F42A0">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B52946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B. Hill-Shannon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A12FF83"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Macroinvertebrates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5E14038"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Soft-Bodied Algae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D69994E"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Diatoms</w:t>
            </w:r>
          </w:p>
        </w:tc>
      </w:tr>
      <w:tr w:rsidR="004F42A0" w:rsidRPr="004F42A0" w14:paraId="57CF85BB"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F76EF12"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Minimum</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0BE3DC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D5617D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ADDBE0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3.8</w:t>
            </w:r>
          </w:p>
        </w:tc>
      </w:tr>
      <w:tr w:rsidR="004F42A0" w:rsidRPr="004F42A0" w14:paraId="7A6F6D25"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F4A2E86"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Mean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BE7B17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13.4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2909D9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5.8</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0FB797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15.8</w:t>
            </w:r>
          </w:p>
        </w:tc>
      </w:tr>
      <w:tr w:rsidR="004F42A0" w:rsidRPr="004F42A0" w14:paraId="0D307E44"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FBB1729"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Maximum</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77436F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29.5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06D8EF9"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18.2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612E03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35.3</w:t>
            </w:r>
          </w:p>
        </w:tc>
      </w:tr>
      <w:tr w:rsidR="004F42A0" w:rsidRPr="004F42A0" w14:paraId="404F945F"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868B9D7"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SD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4AE3D5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6.1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B74942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263F8E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9.6</w:t>
            </w:r>
          </w:p>
        </w:tc>
      </w:tr>
    </w:tbl>
    <w:p w14:paraId="70413AE3" w14:textId="77777777" w:rsidR="004F42A0" w:rsidRDefault="004F42A0" w:rsidP="004F42A0">
      <w:pPr>
        <w:spacing w:line="240" w:lineRule="auto"/>
        <w:rPr>
          <w:rFonts w:eastAsia="Times New Roman"/>
          <w:b/>
          <w:bCs/>
          <w:color w:val="000000"/>
          <w:lang w:val="en-US"/>
        </w:rPr>
      </w:pPr>
    </w:p>
    <w:p w14:paraId="02B99F77" w14:textId="77777777" w:rsidR="004F42A0" w:rsidRDefault="004F42A0" w:rsidP="004F42A0">
      <w:pPr>
        <w:spacing w:line="240" w:lineRule="auto"/>
        <w:rPr>
          <w:rFonts w:eastAsia="Times New Roman"/>
          <w:b/>
          <w:bCs/>
          <w:color w:val="000000"/>
          <w:lang w:val="en-US"/>
        </w:rPr>
      </w:pPr>
    </w:p>
    <w:p w14:paraId="19341871" w14:textId="117CFB19"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 xml:space="preserve">Table 4. </w:t>
      </w:r>
      <w:r w:rsidRPr="004F42A0">
        <w:rPr>
          <w:rFonts w:eastAsia="Times New Roman"/>
          <w:color w:val="000000"/>
          <w:lang w:val="en-US"/>
        </w:rPr>
        <w:t>Correlations between hydrologic metrics (A) and environmental variables (B) and the NMDS axes for each assemblage. Metrics with P&lt;0.015 are bolded.</w:t>
      </w:r>
    </w:p>
    <w:p w14:paraId="7E9A5D85"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bl>
      <w:tblPr>
        <w:tblW w:w="9445" w:type="dxa"/>
        <w:tblCellMar>
          <w:top w:w="15" w:type="dxa"/>
          <w:left w:w="15" w:type="dxa"/>
          <w:bottom w:w="15" w:type="dxa"/>
          <w:right w:w="15" w:type="dxa"/>
        </w:tblCellMar>
        <w:tblLook w:val="04A0" w:firstRow="1" w:lastRow="0" w:firstColumn="1" w:lastColumn="0" w:noHBand="0" w:noVBand="1"/>
      </w:tblPr>
      <w:tblGrid>
        <w:gridCol w:w="2695"/>
        <w:gridCol w:w="1080"/>
        <w:gridCol w:w="1440"/>
        <w:gridCol w:w="1170"/>
        <w:gridCol w:w="1080"/>
        <w:gridCol w:w="900"/>
        <w:gridCol w:w="1080"/>
      </w:tblGrid>
      <w:tr w:rsidR="004F42A0" w:rsidRPr="004F42A0" w14:paraId="158474F3"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302B98C"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A.</w:t>
            </w:r>
          </w:p>
        </w:tc>
        <w:tc>
          <w:tcPr>
            <w:tcW w:w="2520"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A94D7A6"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b/>
                <w:bCs/>
                <w:color w:val="000000"/>
                <w:lang w:val="en-US"/>
              </w:rPr>
              <w:t>Benthic Macroinvertebrates</w:t>
            </w:r>
          </w:p>
        </w:tc>
        <w:tc>
          <w:tcPr>
            <w:tcW w:w="2250"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B21C017"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b/>
                <w:bCs/>
                <w:color w:val="000000"/>
                <w:lang w:val="en-US"/>
              </w:rPr>
              <w:t>Soft-Bodied Algae</w:t>
            </w:r>
          </w:p>
        </w:tc>
        <w:tc>
          <w:tcPr>
            <w:tcW w:w="1980"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8D31975"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b/>
                <w:bCs/>
                <w:color w:val="000000"/>
                <w:lang w:val="en-US"/>
              </w:rPr>
              <w:t>Diatoms</w:t>
            </w:r>
          </w:p>
        </w:tc>
      </w:tr>
      <w:tr w:rsidR="004F42A0" w:rsidRPr="004F42A0" w14:paraId="4FCB2F6E"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vAlign w:val="bottom"/>
            <w:hideMark/>
          </w:tcPr>
          <w:p w14:paraId="158740C8" w14:textId="77777777" w:rsidR="004F42A0" w:rsidRPr="004F42A0" w:rsidRDefault="004F42A0" w:rsidP="004F42A0">
            <w:pPr>
              <w:spacing w:line="240" w:lineRule="auto"/>
              <w:ind w:left="-9360" w:right="-9360"/>
              <w:jc w:val="center"/>
              <w:rPr>
                <w:rFonts w:ascii="Times New Roman" w:eastAsia="Times New Roman" w:hAnsi="Times New Roman" w:cs="Times New Roman"/>
                <w:sz w:val="24"/>
                <w:szCs w:val="24"/>
                <w:lang w:val="en-US"/>
              </w:rPr>
            </w:pPr>
            <w:r w:rsidRPr="004F42A0">
              <w:rPr>
                <w:rFonts w:eastAsia="Times New Roman"/>
                <w:b/>
                <w:bCs/>
                <w:color w:val="000000"/>
                <w:lang w:val="en-US"/>
              </w:rPr>
              <w:t>Hydrologic Metric</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0CCFC78"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R</w:t>
            </w:r>
            <w:r w:rsidRPr="004F42A0">
              <w:rPr>
                <w:rFonts w:eastAsia="Times New Roman"/>
                <w:color w:val="000000"/>
                <w:sz w:val="13"/>
                <w:szCs w:val="13"/>
                <w:vertAlign w:val="superscript"/>
                <w:lang w:val="en-US"/>
              </w:rPr>
              <w:t>2</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2FE49D4"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p-</w:t>
            </w:r>
            <w:proofErr w:type="spellStart"/>
            <w:r w:rsidRPr="004F42A0">
              <w:rPr>
                <w:rFonts w:eastAsia="Times New Roman"/>
                <w:color w:val="000000"/>
                <w:lang w:val="en-US"/>
              </w:rPr>
              <w:t>val</w:t>
            </w:r>
            <w:proofErr w:type="spellEnd"/>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06339BD"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R</w:t>
            </w:r>
            <w:r w:rsidRPr="004F42A0">
              <w:rPr>
                <w:rFonts w:eastAsia="Times New Roman"/>
                <w:color w:val="000000"/>
                <w:sz w:val="13"/>
                <w:szCs w:val="13"/>
                <w:vertAlign w:val="superscript"/>
                <w:lang w:val="en-US"/>
              </w:rPr>
              <w:t>2</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9AABFEE"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p-</w:t>
            </w:r>
            <w:proofErr w:type="spellStart"/>
            <w:r w:rsidRPr="004F42A0">
              <w:rPr>
                <w:rFonts w:eastAsia="Times New Roman"/>
                <w:color w:val="000000"/>
                <w:lang w:val="en-US"/>
              </w:rPr>
              <w:t>val</w:t>
            </w:r>
            <w:proofErr w:type="spellEnd"/>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691F71D"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R</w:t>
            </w:r>
            <w:r w:rsidRPr="004F42A0">
              <w:rPr>
                <w:rFonts w:eastAsia="Times New Roman"/>
                <w:color w:val="000000"/>
                <w:sz w:val="13"/>
                <w:szCs w:val="13"/>
                <w:vertAlign w:val="superscript"/>
                <w:lang w:val="en-US"/>
              </w:rPr>
              <w:t>2</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8C1D9BE"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p-</w:t>
            </w:r>
            <w:proofErr w:type="spellStart"/>
            <w:r w:rsidRPr="004F42A0">
              <w:rPr>
                <w:rFonts w:eastAsia="Times New Roman"/>
                <w:color w:val="000000"/>
                <w:lang w:val="en-US"/>
              </w:rPr>
              <w:t>val</w:t>
            </w:r>
            <w:proofErr w:type="spellEnd"/>
          </w:p>
        </w:tc>
      </w:tr>
      <w:tr w:rsidR="004F42A0" w:rsidRPr="004F42A0" w14:paraId="41ECF7FE" w14:textId="77777777" w:rsidTr="004F42A0">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0E76DE5"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Dry Date</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96FC95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0.103</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08C4F6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0.264</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1CEBD6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0.303</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3448E2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0.017</w:t>
            </w:r>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80E4C6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0.402</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796DEC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0.005</w:t>
            </w:r>
          </w:p>
        </w:tc>
      </w:tr>
      <w:tr w:rsidR="004F42A0" w:rsidRPr="004F42A0" w14:paraId="50E3FCC3"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AF2AF9A"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Dry Duration</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B47891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0.003</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263825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0.965</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E8BF98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0.013</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AF18E0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0.887</w:t>
            </w:r>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FE2B3C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0.076</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716CDD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0.420</w:t>
            </w:r>
          </w:p>
        </w:tc>
      </w:tr>
      <w:tr w:rsidR="004F42A0" w:rsidRPr="004F42A0" w14:paraId="75BADD85"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5649324" w14:textId="77777777" w:rsidR="004F42A0" w:rsidRPr="004F42A0" w:rsidRDefault="004F42A0" w:rsidP="004F42A0">
            <w:pPr>
              <w:spacing w:line="240" w:lineRule="auto"/>
              <w:ind w:left="-9360" w:right="-9360"/>
              <w:jc w:val="center"/>
              <w:rPr>
                <w:rFonts w:ascii="Times New Roman" w:eastAsia="Times New Roman" w:hAnsi="Times New Roman" w:cs="Times New Roman"/>
                <w:sz w:val="24"/>
                <w:szCs w:val="24"/>
                <w:lang w:val="en-US"/>
              </w:rPr>
            </w:pPr>
            <w:r w:rsidRPr="004F42A0">
              <w:rPr>
                <w:rFonts w:eastAsia="Times New Roman"/>
                <w:color w:val="000000"/>
                <w:lang w:val="en-US"/>
              </w:rPr>
              <w:t>False Starts per Duration</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E6D9EC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0.003</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E71E65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0.968</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29E05C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0.114</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3504DE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0.230</w:t>
            </w:r>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ACA648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0.001</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17E4F7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0.984</w:t>
            </w:r>
          </w:p>
        </w:tc>
      </w:tr>
      <w:tr w:rsidR="004F42A0" w:rsidRPr="004F42A0" w14:paraId="7B097189"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CD122FE"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First Wet Date</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E381E8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0.054</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9F6DF2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0.518</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EDACB8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0.125</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ABEF26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0.207</w:t>
            </w:r>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A65422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0.015</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9A71CD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0.836</w:t>
            </w:r>
          </w:p>
        </w:tc>
      </w:tr>
      <w:tr w:rsidR="004F42A0" w:rsidRPr="004F42A0" w14:paraId="2666F1A8"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4559F63"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Peak Date</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3D0744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0.156</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F0A97E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0.155</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4730C6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0.257</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CB0ADC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0.025</w:t>
            </w:r>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1069E2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0.008</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5ED29B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0.925</w:t>
            </w:r>
          </w:p>
        </w:tc>
      </w:tr>
      <w:tr w:rsidR="004F42A0" w:rsidRPr="004F42A0" w14:paraId="56554C14"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6518FAC"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Peak Depth</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201AAE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0.320</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507201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0.017</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D66CB99"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0.116</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B9DA41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0.241</w:t>
            </w:r>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9ACFBB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0.031</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C40A05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0.695</w:t>
            </w:r>
          </w:p>
        </w:tc>
      </w:tr>
      <w:tr w:rsidR="004F42A0" w:rsidRPr="004F42A0" w14:paraId="4F13E152"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15486F1" w14:textId="77777777" w:rsidR="004F42A0" w:rsidRPr="004F42A0" w:rsidRDefault="004F42A0" w:rsidP="004F42A0">
            <w:pPr>
              <w:spacing w:line="240" w:lineRule="auto"/>
              <w:ind w:left="-9360" w:right="-9360"/>
              <w:jc w:val="center"/>
              <w:rPr>
                <w:rFonts w:ascii="Times New Roman" w:eastAsia="Times New Roman" w:hAnsi="Times New Roman" w:cs="Times New Roman"/>
                <w:sz w:val="24"/>
                <w:szCs w:val="24"/>
                <w:lang w:val="en-US"/>
              </w:rPr>
            </w:pPr>
            <w:r w:rsidRPr="004F42A0">
              <w:rPr>
                <w:rFonts w:eastAsia="Times New Roman"/>
                <w:color w:val="000000"/>
                <w:lang w:val="en-US"/>
              </w:rPr>
              <w:t>Peak-to-Sample Slope</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2C97FB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0.071</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734E00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0.415</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2842D6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0.270</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3CE009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0.012</w:t>
            </w:r>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0F866B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0.180</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48A0CA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0.094</w:t>
            </w:r>
          </w:p>
        </w:tc>
      </w:tr>
      <w:tr w:rsidR="004F42A0" w:rsidRPr="004F42A0" w14:paraId="0EC26B76" w14:textId="77777777" w:rsidTr="004F42A0">
        <w:trPr>
          <w:trHeight w:val="54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8B7E1C0"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Recession Slope</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15C703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0.038</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249FCA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0.640</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B6E19C9"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0.042</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9E017A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0.589</w:t>
            </w:r>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4F911A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0.138</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2270A49"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0.188</w:t>
            </w:r>
          </w:p>
        </w:tc>
      </w:tr>
      <w:tr w:rsidR="004F42A0" w:rsidRPr="004F42A0" w14:paraId="5EF55EBF"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3A158A5"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Rewet Slope</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FD2966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0.207</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CE176F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0.060</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09DB16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0.138</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CAAB35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0.192</w:t>
            </w:r>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BB03B5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0.256</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2E0A3B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0.031</w:t>
            </w:r>
          </w:p>
        </w:tc>
      </w:tr>
      <w:tr w:rsidR="004F42A0" w:rsidRPr="004F42A0" w14:paraId="739F877A"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640B93B"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Wet Duration</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C0EB8D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0.594</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BD6EB79"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0.001</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F145E1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0.493</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B6A901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0.001</w:t>
            </w:r>
          </w:p>
        </w:tc>
        <w:tc>
          <w:tcPr>
            <w:tcW w:w="90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226A63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0.148</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FC42A8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0.158</w:t>
            </w:r>
          </w:p>
        </w:tc>
      </w:tr>
    </w:tbl>
    <w:p w14:paraId="4A1D53BF"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bl>
      <w:tblPr>
        <w:tblW w:w="9445" w:type="dxa"/>
        <w:tblCellMar>
          <w:top w:w="15" w:type="dxa"/>
          <w:left w:w="15" w:type="dxa"/>
          <w:bottom w:w="15" w:type="dxa"/>
          <w:right w:w="15" w:type="dxa"/>
        </w:tblCellMar>
        <w:tblLook w:val="04A0" w:firstRow="1" w:lastRow="0" w:firstColumn="1" w:lastColumn="0" w:noHBand="0" w:noVBand="1"/>
      </w:tblPr>
      <w:tblGrid>
        <w:gridCol w:w="2695"/>
        <w:gridCol w:w="1080"/>
        <w:gridCol w:w="1440"/>
        <w:gridCol w:w="1170"/>
        <w:gridCol w:w="1080"/>
        <w:gridCol w:w="990"/>
        <w:gridCol w:w="990"/>
      </w:tblGrid>
      <w:tr w:rsidR="004F42A0" w:rsidRPr="004F42A0" w14:paraId="35612785"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222AD1D"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B.</w:t>
            </w:r>
          </w:p>
        </w:tc>
        <w:tc>
          <w:tcPr>
            <w:tcW w:w="2520"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7580C7F"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b/>
                <w:bCs/>
                <w:color w:val="000000"/>
                <w:lang w:val="en-US"/>
              </w:rPr>
              <w:t>Benthic Macroinvertebrates</w:t>
            </w:r>
          </w:p>
        </w:tc>
        <w:tc>
          <w:tcPr>
            <w:tcW w:w="2250"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7E4519C"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b/>
                <w:bCs/>
                <w:color w:val="000000"/>
                <w:lang w:val="en-US"/>
              </w:rPr>
              <w:t>Soft-Bodied Algae</w:t>
            </w:r>
          </w:p>
        </w:tc>
        <w:tc>
          <w:tcPr>
            <w:tcW w:w="1980" w:type="dxa"/>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D1B8F9C"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b/>
                <w:bCs/>
                <w:color w:val="000000"/>
                <w:lang w:val="en-US"/>
              </w:rPr>
              <w:t>Diatoms</w:t>
            </w:r>
          </w:p>
        </w:tc>
      </w:tr>
      <w:tr w:rsidR="004F42A0" w:rsidRPr="004F42A0" w14:paraId="47BEC8EE"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vAlign w:val="bottom"/>
            <w:hideMark/>
          </w:tcPr>
          <w:p w14:paraId="6B35D69B" w14:textId="77777777" w:rsidR="004F42A0" w:rsidRPr="004F42A0" w:rsidRDefault="004F42A0" w:rsidP="004F42A0">
            <w:pPr>
              <w:spacing w:line="240" w:lineRule="auto"/>
              <w:ind w:left="-9360" w:right="-9360"/>
              <w:jc w:val="center"/>
              <w:rPr>
                <w:rFonts w:ascii="Times New Roman" w:eastAsia="Times New Roman" w:hAnsi="Times New Roman" w:cs="Times New Roman"/>
                <w:sz w:val="24"/>
                <w:szCs w:val="24"/>
                <w:lang w:val="en-US"/>
              </w:rPr>
            </w:pPr>
            <w:r w:rsidRPr="004F42A0">
              <w:rPr>
                <w:rFonts w:eastAsia="Times New Roman"/>
                <w:b/>
                <w:bCs/>
                <w:color w:val="000000"/>
                <w:lang w:val="en-US"/>
              </w:rPr>
              <w:t>Environmental Variable</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B76E87B"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R</w:t>
            </w:r>
            <w:r w:rsidRPr="004F42A0">
              <w:rPr>
                <w:rFonts w:eastAsia="Times New Roman"/>
                <w:color w:val="000000"/>
                <w:sz w:val="13"/>
                <w:szCs w:val="13"/>
                <w:vertAlign w:val="superscript"/>
                <w:lang w:val="en-US"/>
              </w:rPr>
              <w:t>2</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BC16703"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p-</w:t>
            </w:r>
            <w:proofErr w:type="spellStart"/>
            <w:r w:rsidRPr="004F42A0">
              <w:rPr>
                <w:rFonts w:eastAsia="Times New Roman"/>
                <w:color w:val="000000"/>
                <w:lang w:val="en-US"/>
              </w:rPr>
              <w:t>val</w:t>
            </w:r>
            <w:proofErr w:type="spellEnd"/>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599BDFF"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R</w:t>
            </w:r>
            <w:r w:rsidRPr="004F42A0">
              <w:rPr>
                <w:rFonts w:eastAsia="Times New Roman"/>
                <w:color w:val="000000"/>
                <w:sz w:val="13"/>
                <w:szCs w:val="13"/>
                <w:vertAlign w:val="superscript"/>
                <w:lang w:val="en-US"/>
              </w:rPr>
              <w:t>2</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61ACCA9"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p-</w:t>
            </w:r>
            <w:proofErr w:type="spellStart"/>
            <w:r w:rsidRPr="004F42A0">
              <w:rPr>
                <w:rFonts w:eastAsia="Times New Roman"/>
                <w:color w:val="000000"/>
                <w:lang w:val="en-US"/>
              </w:rPr>
              <w:t>val</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D2A2DF5"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R</w:t>
            </w:r>
            <w:r w:rsidRPr="004F42A0">
              <w:rPr>
                <w:rFonts w:eastAsia="Times New Roman"/>
                <w:color w:val="000000"/>
                <w:sz w:val="13"/>
                <w:szCs w:val="13"/>
                <w:vertAlign w:val="superscript"/>
                <w:lang w:val="en-US"/>
              </w:rPr>
              <w:t>2</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632038C"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p-</w:t>
            </w:r>
            <w:proofErr w:type="spellStart"/>
            <w:r w:rsidRPr="004F42A0">
              <w:rPr>
                <w:rFonts w:eastAsia="Times New Roman"/>
                <w:color w:val="000000"/>
                <w:lang w:val="en-US"/>
              </w:rPr>
              <w:t>val</w:t>
            </w:r>
            <w:proofErr w:type="spellEnd"/>
          </w:p>
        </w:tc>
      </w:tr>
      <w:tr w:rsidR="004F42A0" w:rsidRPr="004F42A0" w14:paraId="623CC8B6"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D2F3FB4"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Alkalinity</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8ABD62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0.257</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343501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0.035</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864457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0.186</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9CAC30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0.108</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2A8854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0.056</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60D2B2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0.518</w:t>
            </w:r>
          </w:p>
        </w:tc>
      </w:tr>
      <w:tr w:rsidR="004F42A0" w:rsidRPr="004F42A0" w14:paraId="3E97542C"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0ECD6A4"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Canopy Cover</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8F33A5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0.407</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6117FC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0.005</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860F32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0.046</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A5C050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0.589</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73A387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0.142</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F95BD9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0.173</w:t>
            </w:r>
          </w:p>
        </w:tc>
      </w:tr>
      <w:tr w:rsidR="004F42A0" w:rsidRPr="004F42A0" w14:paraId="5AE12E90"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E8501A9"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pH</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F9D9CE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0.133</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C98B14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0.184</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8D560C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0.199</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CEDD14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0.072</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A81C89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0.036</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FF8124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0.666</w:t>
            </w:r>
          </w:p>
        </w:tc>
      </w:tr>
      <w:tr w:rsidR="004F42A0" w:rsidRPr="004F42A0" w14:paraId="53340A53"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BC43A2F"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Pool</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1F8D7D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0.013</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27C565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0.867</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70983F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0.120</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318F10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0.219</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EE35FE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0.095</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3E2E9E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0.319</w:t>
            </w:r>
          </w:p>
        </w:tc>
      </w:tr>
      <w:tr w:rsidR="004F42A0" w:rsidRPr="004F42A0" w14:paraId="4E41B82A"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E7CEFF7"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Riffle</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A0E9A1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0.357</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D3A498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0.012</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022E24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0.032</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550C19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0.687</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620D13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0.037</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4063C3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0.668</w:t>
            </w:r>
          </w:p>
        </w:tc>
      </w:tr>
      <w:tr w:rsidR="004F42A0" w:rsidRPr="004F42A0" w14:paraId="3B7D2A8B"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A431273"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Run</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A27B4E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0.060</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0539D5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0.507</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2C7FEE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0.000</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D89C34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0.998</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9151D7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0.023</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A18FBB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0.788</w:t>
            </w:r>
          </w:p>
        </w:tc>
      </w:tr>
      <w:tr w:rsidR="004F42A0" w:rsidRPr="004F42A0" w14:paraId="7048E2C2"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BD5DD87" w14:textId="77777777" w:rsidR="004F42A0" w:rsidRPr="004F42A0" w:rsidRDefault="004F42A0" w:rsidP="004F42A0">
            <w:pPr>
              <w:spacing w:line="240" w:lineRule="auto"/>
              <w:ind w:left="-9360" w:right="-9360"/>
              <w:jc w:val="center"/>
              <w:rPr>
                <w:rFonts w:ascii="Times New Roman" w:eastAsia="Times New Roman" w:hAnsi="Times New Roman" w:cs="Times New Roman"/>
                <w:sz w:val="24"/>
                <w:szCs w:val="24"/>
                <w:lang w:val="en-US"/>
              </w:rPr>
            </w:pPr>
            <w:r w:rsidRPr="004F42A0">
              <w:rPr>
                <w:rFonts w:eastAsia="Times New Roman"/>
                <w:color w:val="000000"/>
                <w:lang w:val="en-US"/>
              </w:rPr>
              <w:t>Specific Conductivity</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6A0655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0.079</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25DEBD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0.379</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82D7A6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0.025</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3BCF54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0.748</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31B031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0.180</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E52F9E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0.111</w:t>
            </w:r>
          </w:p>
        </w:tc>
      </w:tr>
      <w:tr w:rsidR="004F42A0" w:rsidRPr="004F42A0" w14:paraId="6183B424"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7302B42"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Temperature</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DF8435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0.239</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83C3B9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0.054</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9C6172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0.249</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F72CEB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0.048</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27222D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0.029</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FB0824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0.714</w:t>
            </w:r>
          </w:p>
        </w:tc>
      </w:tr>
      <w:tr w:rsidR="004F42A0" w:rsidRPr="004F42A0" w14:paraId="2A7ECD6D" w14:textId="77777777" w:rsidTr="004F42A0">
        <w:trPr>
          <w:trHeight w:val="300"/>
        </w:trPr>
        <w:tc>
          <w:tcPr>
            <w:tcW w:w="26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4A2B6B4"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color w:val="000000"/>
                <w:lang w:val="en-US"/>
              </w:rPr>
              <w:t>Wetted Width</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147C0E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0.285</w:t>
            </w:r>
          </w:p>
        </w:tc>
        <w:tc>
          <w:tcPr>
            <w:tcW w:w="144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8C0298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0.021</w:t>
            </w:r>
          </w:p>
        </w:tc>
        <w:tc>
          <w:tcPr>
            <w:tcW w:w="117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F05B7B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0.083</w:t>
            </w:r>
          </w:p>
        </w:tc>
        <w:tc>
          <w:tcPr>
            <w:tcW w:w="108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965F6F9"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0.353</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7C05BE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0.175</w:t>
            </w:r>
          </w:p>
        </w:tc>
        <w:tc>
          <w:tcPr>
            <w:tcW w:w="9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993E9D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0.122</w:t>
            </w:r>
          </w:p>
        </w:tc>
      </w:tr>
    </w:tbl>
    <w:p w14:paraId="1DA078C0" w14:textId="77777777" w:rsidR="004F42A0" w:rsidRDefault="004F42A0" w:rsidP="004F42A0">
      <w:pPr>
        <w:spacing w:line="240" w:lineRule="auto"/>
        <w:rPr>
          <w:rFonts w:eastAsia="Times New Roman"/>
          <w:b/>
          <w:bCs/>
          <w:color w:val="000000"/>
          <w:lang w:val="en-US"/>
        </w:rPr>
      </w:pPr>
    </w:p>
    <w:p w14:paraId="6705B4F8" w14:textId="77777777" w:rsidR="004F42A0" w:rsidRDefault="004F42A0" w:rsidP="004F42A0">
      <w:pPr>
        <w:spacing w:line="240" w:lineRule="auto"/>
        <w:rPr>
          <w:rFonts w:eastAsia="Times New Roman"/>
          <w:b/>
          <w:bCs/>
          <w:color w:val="000000"/>
          <w:lang w:val="en-US"/>
        </w:rPr>
      </w:pPr>
    </w:p>
    <w:p w14:paraId="6235BEC5" w14:textId="60FC84C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 xml:space="preserve">Table 5. </w:t>
      </w:r>
      <w:r w:rsidRPr="004F42A0">
        <w:rPr>
          <w:rFonts w:eastAsia="Times New Roman"/>
          <w:color w:val="000000"/>
          <w:lang w:val="en-US"/>
        </w:rPr>
        <w:t>Linear model results of hydrologic metrics and assemblage richness. Columns indicate R</w:t>
      </w:r>
      <w:r w:rsidRPr="004F42A0">
        <w:rPr>
          <w:rFonts w:eastAsia="Times New Roman"/>
          <w:color w:val="000000"/>
          <w:sz w:val="13"/>
          <w:szCs w:val="13"/>
          <w:vertAlign w:val="superscript"/>
          <w:lang w:val="en-US"/>
        </w:rPr>
        <w:t>2</w:t>
      </w:r>
      <w:r w:rsidRPr="004F42A0">
        <w:rPr>
          <w:rFonts w:eastAsia="Times New Roman"/>
          <w:color w:val="000000"/>
          <w:lang w:val="en-US"/>
        </w:rPr>
        <w:t xml:space="preserve"> and </w:t>
      </w:r>
      <w:proofErr w:type="spellStart"/>
      <w:r w:rsidRPr="004F42A0">
        <w:rPr>
          <w:rFonts w:eastAsia="Times New Roman"/>
          <w:color w:val="000000"/>
          <w:lang w:val="en-US"/>
        </w:rPr>
        <w:t>AICc</w:t>
      </w:r>
      <w:proofErr w:type="spellEnd"/>
      <w:r w:rsidRPr="004F42A0">
        <w:rPr>
          <w:rFonts w:eastAsia="Times New Roman"/>
          <w:color w:val="000000"/>
          <w:lang w:val="en-US"/>
        </w:rPr>
        <w:t xml:space="preserve"> values. </w:t>
      </w:r>
      <w:proofErr w:type="spellStart"/>
      <w:r w:rsidRPr="004F42A0">
        <w:rPr>
          <w:rFonts w:eastAsia="Times New Roman"/>
          <w:color w:val="000000"/>
          <w:lang w:val="en-US"/>
        </w:rPr>
        <w:t>AICc</w:t>
      </w:r>
      <w:proofErr w:type="spellEnd"/>
      <w:r w:rsidRPr="004F42A0">
        <w:rPr>
          <w:rFonts w:eastAsia="Times New Roman"/>
          <w:color w:val="000000"/>
          <w:lang w:val="en-US"/>
        </w:rPr>
        <w:t xml:space="preserve"> values lower than null models by at least 3 are bolded.</w:t>
      </w:r>
    </w:p>
    <w:tbl>
      <w:tblPr>
        <w:tblW w:w="0" w:type="auto"/>
        <w:tblCellMar>
          <w:top w:w="15" w:type="dxa"/>
          <w:left w:w="15" w:type="dxa"/>
          <w:bottom w:w="15" w:type="dxa"/>
          <w:right w:w="15" w:type="dxa"/>
        </w:tblCellMar>
        <w:tblLook w:val="04A0" w:firstRow="1" w:lastRow="0" w:firstColumn="1" w:lastColumn="0" w:noHBand="0" w:noVBand="1"/>
      </w:tblPr>
      <w:tblGrid>
        <w:gridCol w:w="2550"/>
        <w:gridCol w:w="1250"/>
        <w:gridCol w:w="1728"/>
        <w:gridCol w:w="866"/>
        <w:gridCol w:w="1121"/>
        <w:gridCol w:w="582"/>
        <w:gridCol w:w="753"/>
      </w:tblGrid>
      <w:tr w:rsidR="004F42A0" w:rsidRPr="004F42A0" w14:paraId="737EA3BA"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2E468DA"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F975281"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b/>
                <w:bCs/>
                <w:color w:val="000000"/>
                <w:lang w:val="en-US"/>
              </w:rPr>
              <w:t>Benthic Macroinvertebrates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B44FA7F"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b/>
                <w:bCs/>
                <w:color w:val="000000"/>
                <w:lang w:val="en-US"/>
              </w:rPr>
              <w:t>Soft-Bodied Algae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04ADFF6" w14:textId="77777777" w:rsidR="004F42A0" w:rsidRPr="004F42A0" w:rsidRDefault="004F42A0" w:rsidP="004F42A0">
            <w:pPr>
              <w:spacing w:line="240" w:lineRule="auto"/>
              <w:jc w:val="center"/>
              <w:rPr>
                <w:rFonts w:ascii="Times New Roman" w:eastAsia="Times New Roman" w:hAnsi="Times New Roman" w:cs="Times New Roman"/>
                <w:sz w:val="24"/>
                <w:szCs w:val="24"/>
                <w:lang w:val="en-US"/>
              </w:rPr>
            </w:pPr>
            <w:r w:rsidRPr="004F42A0">
              <w:rPr>
                <w:rFonts w:eastAsia="Times New Roman"/>
                <w:b/>
                <w:bCs/>
                <w:color w:val="000000"/>
                <w:lang w:val="en-US"/>
              </w:rPr>
              <w:t>Diatoms</w:t>
            </w:r>
          </w:p>
        </w:tc>
      </w:tr>
      <w:tr w:rsidR="004F42A0" w:rsidRPr="004F42A0" w14:paraId="0E93CCB8" w14:textId="77777777" w:rsidTr="004F42A0">
        <w:trPr>
          <w:trHeight w:val="35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C5BFBB9"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Hydrologic Predictor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FD4CA70"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R</w:t>
            </w:r>
            <w:r w:rsidRPr="004F42A0">
              <w:rPr>
                <w:rFonts w:eastAsia="Times New Roman"/>
                <w:b/>
                <w:bCs/>
                <w:color w:val="000000"/>
                <w:sz w:val="13"/>
                <w:szCs w:val="13"/>
                <w:vertAlign w:val="superscript"/>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167098C" w14:textId="77777777" w:rsidR="004F42A0" w:rsidRPr="004F42A0" w:rsidRDefault="004F42A0" w:rsidP="004F42A0">
            <w:pPr>
              <w:spacing w:line="240" w:lineRule="auto"/>
              <w:rPr>
                <w:rFonts w:ascii="Times New Roman" w:eastAsia="Times New Roman" w:hAnsi="Times New Roman" w:cs="Times New Roman"/>
                <w:sz w:val="24"/>
                <w:szCs w:val="24"/>
                <w:lang w:val="en-US"/>
              </w:rPr>
            </w:pPr>
            <w:proofErr w:type="spellStart"/>
            <w:r w:rsidRPr="004F42A0">
              <w:rPr>
                <w:rFonts w:eastAsia="Times New Roman"/>
                <w:b/>
                <w:bCs/>
                <w:color w:val="000000"/>
                <w:lang w:val="en-US"/>
              </w:rPr>
              <w:t>AICc</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8E6180C"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R</w:t>
            </w:r>
            <w:r w:rsidRPr="004F42A0">
              <w:rPr>
                <w:rFonts w:eastAsia="Times New Roman"/>
                <w:b/>
                <w:bCs/>
                <w:color w:val="000000"/>
                <w:sz w:val="13"/>
                <w:szCs w:val="13"/>
                <w:vertAlign w:val="superscript"/>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E357C8C" w14:textId="77777777" w:rsidR="004F42A0" w:rsidRPr="004F42A0" w:rsidRDefault="004F42A0" w:rsidP="004F42A0">
            <w:pPr>
              <w:spacing w:line="240" w:lineRule="auto"/>
              <w:rPr>
                <w:rFonts w:ascii="Times New Roman" w:eastAsia="Times New Roman" w:hAnsi="Times New Roman" w:cs="Times New Roman"/>
                <w:sz w:val="24"/>
                <w:szCs w:val="24"/>
                <w:lang w:val="en-US"/>
              </w:rPr>
            </w:pPr>
            <w:proofErr w:type="spellStart"/>
            <w:r w:rsidRPr="004F42A0">
              <w:rPr>
                <w:rFonts w:eastAsia="Times New Roman"/>
                <w:b/>
                <w:bCs/>
                <w:color w:val="000000"/>
                <w:lang w:val="en-US"/>
              </w:rPr>
              <w:t>AICc</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4F7C7D3"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b/>
                <w:bCs/>
                <w:color w:val="000000"/>
                <w:lang w:val="en-US"/>
              </w:rPr>
              <w:t>R</w:t>
            </w:r>
            <w:r w:rsidRPr="004F42A0">
              <w:rPr>
                <w:rFonts w:eastAsia="Times New Roman"/>
                <w:b/>
                <w:bCs/>
                <w:color w:val="000000"/>
                <w:sz w:val="13"/>
                <w:szCs w:val="13"/>
                <w:vertAlign w:val="superscript"/>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0B9AFA3" w14:textId="77777777" w:rsidR="004F42A0" w:rsidRPr="004F42A0" w:rsidRDefault="004F42A0" w:rsidP="004F42A0">
            <w:pPr>
              <w:spacing w:line="240" w:lineRule="auto"/>
              <w:rPr>
                <w:rFonts w:ascii="Times New Roman" w:eastAsia="Times New Roman" w:hAnsi="Times New Roman" w:cs="Times New Roman"/>
                <w:sz w:val="24"/>
                <w:szCs w:val="24"/>
                <w:lang w:val="en-US"/>
              </w:rPr>
            </w:pPr>
            <w:proofErr w:type="spellStart"/>
            <w:r w:rsidRPr="004F42A0">
              <w:rPr>
                <w:rFonts w:eastAsia="Times New Roman"/>
                <w:b/>
                <w:bCs/>
                <w:color w:val="000000"/>
                <w:lang w:val="en-US"/>
              </w:rPr>
              <w:t>AICc</w:t>
            </w:r>
            <w:proofErr w:type="spellEnd"/>
          </w:p>
        </w:tc>
      </w:tr>
      <w:tr w:rsidR="004F42A0" w:rsidRPr="004F42A0" w14:paraId="6B00BB6D"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72173C7"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Dry Date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963775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7E5A9C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198.99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0AF367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CC8969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227.14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647182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0.26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07531B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223.77</w:t>
            </w:r>
          </w:p>
        </w:tc>
      </w:tr>
      <w:tr w:rsidR="004F42A0" w:rsidRPr="004F42A0" w14:paraId="2444FA51"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6233A2A"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Dry Duration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07B109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C380E3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198.23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D86A8B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202CEF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227.72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0C9CD5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8D6674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231.59</w:t>
            </w:r>
          </w:p>
        </w:tc>
      </w:tr>
      <w:tr w:rsidR="004F42A0" w:rsidRPr="004F42A0" w14:paraId="559F9A98" w14:textId="77777777" w:rsidTr="004F42A0">
        <w:trPr>
          <w:trHeight w:val="368"/>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543C202"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False Starts Per Duration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3766C4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124469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197.31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7B5F40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A5FF8E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227.64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EDC848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CD4AA8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232.42</w:t>
            </w:r>
          </w:p>
        </w:tc>
      </w:tr>
      <w:tr w:rsidR="004F42A0" w:rsidRPr="004F42A0" w14:paraId="75F590AF"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6FA9BF9"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First Wet Date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73E88B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5104FA3"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199.64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DCC1B0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A3583E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227.05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21317A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17E50F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232.24</w:t>
            </w:r>
          </w:p>
        </w:tc>
      </w:tr>
      <w:tr w:rsidR="004F42A0" w:rsidRPr="004F42A0" w14:paraId="345C4B46"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8BC922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Peak Date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5405A8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0DED8B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197.41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02DE51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BBA64B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226.46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8B5C32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00B80E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232.53</w:t>
            </w:r>
          </w:p>
        </w:tc>
      </w:tr>
      <w:tr w:rsidR="004F42A0" w:rsidRPr="004F42A0" w14:paraId="5AA5E2D4"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3C088DB"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Peak Depth</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C4F1DE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23A6FA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199.30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6D8FEA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DAE28F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225.44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D66F6A1"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210695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230.60</w:t>
            </w:r>
          </w:p>
        </w:tc>
      </w:tr>
      <w:tr w:rsidR="004F42A0" w:rsidRPr="004F42A0" w14:paraId="7F10857A" w14:textId="77777777" w:rsidTr="004F42A0">
        <w:trPr>
          <w:trHeight w:val="323"/>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8FBD002"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Peak-to-Sample Slope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F67B34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855300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199.82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720BE8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E3A4B8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227.50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D6FADD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06CF56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230.38</w:t>
            </w:r>
          </w:p>
        </w:tc>
      </w:tr>
      <w:tr w:rsidR="004F42A0" w:rsidRPr="004F42A0" w14:paraId="42882355" w14:textId="77777777" w:rsidTr="004F42A0">
        <w:trPr>
          <w:trHeight w:val="35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7DD9793"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Recession Slope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B0CBEC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-0.04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30023C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192.81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76A2FD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0.00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FB9FFB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218.64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D938A0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02264F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225.02</w:t>
            </w:r>
          </w:p>
        </w:tc>
      </w:tr>
      <w:tr w:rsidR="004F42A0" w:rsidRPr="004F42A0" w14:paraId="1C4AF439"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BC05848"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Rewet Slope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D07B9AB"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C6AA42C"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199.36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228F7AA"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8B1F9C4"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227.19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EC7B93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F18FA6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232.32</w:t>
            </w:r>
          </w:p>
        </w:tc>
      </w:tr>
      <w:tr w:rsidR="004F42A0" w:rsidRPr="004F42A0" w14:paraId="6E0B32B1"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0287E808"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Wet Duration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2DD2CA9"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A071A3F"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198.70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D86E55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2B18F72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227.63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7CE3DA6"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-0.03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E20092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232.67</w:t>
            </w:r>
          </w:p>
        </w:tc>
      </w:tr>
      <w:tr w:rsidR="004F42A0" w:rsidRPr="004F42A0" w14:paraId="7919569F"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EA4AC3C"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Global</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E703E0E"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-0.10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3098B2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222.99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02B6E57"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D34FB62"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252.27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49CE180"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0.27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183D1E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color w:val="000000"/>
                <w:lang w:val="en-US"/>
              </w:rPr>
              <w:t>244.82</w:t>
            </w:r>
          </w:p>
        </w:tc>
      </w:tr>
      <w:tr w:rsidR="004F42A0" w:rsidRPr="004F42A0" w14:paraId="5DAF3E55" w14:textId="77777777" w:rsidTr="004F42A0">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5C1D16AF" w14:textId="77777777" w:rsidR="004F42A0" w:rsidRPr="004F42A0" w:rsidRDefault="004F42A0" w:rsidP="004F42A0">
            <w:pPr>
              <w:spacing w:line="240" w:lineRule="auto"/>
              <w:rPr>
                <w:rFonts w:ascii="Times New Roman" w:eastAsia="Times New Roman" w:hAnsi="Times New Roman" w:cs="Times New Roman"/>
                <w:sz w:val="24"/>
                <w:szCs w:val="24"/>
                <w:lang w:val="en-US"/>
              </w:rPr>
            </w:pPr>
            <w:r w:rsidRPr="004F42A0">
              <w:rPr>
                <w:rFonts w:eastAsia="Times New Roman"/>
                <w:color w:val="000000"/>
                <w:lang w:val="en-US"/>
              </w:rPr>
              <w:t>Null</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2FC1A67"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7C8DD1A8"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197.39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67B11DFA"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10D7FB15"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225.20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48C80063" w14:textId="77777777" w:rsidR="004F42A0" w:rsidRPr="004F42A0" w:rsidRDefault="004F42A0" w:rsidP="004F42A0">
            <w:pPr>
              <w:spacing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14:paraId="3BC3B2CD" w14:textId="77777777" w:rsidR="004F42A0" w:rsidRPr="004F42A0" w:rsidRDefault="004F42A0" w:rsidP="004F42A0">
            <w:pPr>
              <w:spacing w:line="240" w:lineRule="auto"/>
              <w:jc w:val="right"/>
              <w:rPr>
                <w:rFonts w:ascii="Times New Roman" w:eastAsia="Times New Roman" w:hAnsi="Times New Roman" w:cs="Times New Roman"/>
                <w:sz w:val="24"/>
                <w:szCs w:val="24"/>
                <w:lang w:val="en-US"/>
              </w:rPr>
            </w:pPr>
            <w:r w:rsidRPr="004F42A0">
              <w:rPr>
                <w:rFonts w:eastAsia="Times New Roman"/>
                <w:b/>
                <w:bCs/>
                <w:color w:val="000000"/>
                <w:lang w:val="en-US"/>
              </w:rPr>
              <w:t>230.30</w:t>
            </w:r>
          </w:p>
        </w:tc>
      </w:tr>
    </w:tbl>
    <w:p w14:paraId="0ABD8574" w14:textId="77777777" w:rsidR="004F42A0" w:rsidRPr="004F42A0" w:rsidRDefault="004F42A0" w:rsidP="004F42A0">
      <w:pPr>
        <w:spacing w:before="240" w:after="240" w:line="240" w:lineRule="auto"/>
        <w:rPr>
          <w:rFonts w:ascii="Times New Roman" w:eastAsia="Times New Roman" w:hAnsi="Times New Roman" w:cs="Times New Roman"/>
          <w:sz w:val="24"/>
          <w:szCs w:val="24"/>
          <w:lang w:val="en-US"/>
        </w:rPr>
      </w:pPr>
    </w:p>
    <w:p w14:paraId="490667F6" w14:textId="15CF32EB" w:rsidR="00061928" w:rsidRDefault="00061928">
      <w:pPr>
        <w:rPr>
          <w:b/>
          <w:bCs/>
        </w:rPr>
      </w:pPr>
      <w:r>
        <w:rPr>
          <w:b/>
          <w:bCs/>
        </w:rPr>
        <w:br w:type="page"/>
      </w:r>
    </w:p>
    <w:p w14:paraId="3FFD4EFA" w14:textId="77777777" w:rsidR="00A34D57" w:rsidRDefault="00061928" w:rsidP="00A34D57">
      <w:pPr>
        <w:widowControl w:val="0"/>
        <w:spacing w:line="240" w:lineRule="auto"/>
        <w:ind w:left="720" w:hanging="720"/>
        <w:rPr>
          <w:b/>
          <w:bCs/>
        </w:rPr>
      </w:pPr>
      <w:r>
        <w:rPr>
          <w:b/>
          <w:bCs/>
        </w:rPr>
        <w:lastRenderedPageBreak/>
        <w:t>Figure Captions</w:t>
      </w:r>
    </w:p>
    <w:p w14:paraId="55188235" w14:textId="77777777" w:rsidR="00A34D57" w:rsidRDefault="00A34D57" w:rsidP="00A34D57">
      <w:pPr>
        <w:widowControl w:val="0"/>
        <w:spacing w:line="240" w:lineRule="auto"/>
        <w:rPr>
          <w:b/>
          <w:bCs/>
        </w:rPr>
      </w:pPr>
    </w:p>
    <w:p w14:paraId="1213E584" w14:textId="39996AC5" w:rsidR="00A34D57" w:rsidRDefault="00A34D57" w:rsidP="00A34D57">
      <w:pPr>
        <w:widowControl w:val="0"/>
        <w:spacing w:line="240" w:lineRule="auto"/>
        <w:rPr>
          <w:color w:val="000000"/>
        </w:rPr>
      </w:pPr>
      <w:r>
        <w:rPr>
          <w:b/>
          <w:bCs/>
          <w:color w:val="000000"/>
        </w:rPr>
        <w:t>Figure 1.</w:t>
      </w:r>
      <w:r>
        <w:rPr>
          <w:color w:val="000000"/>
        </w:rPr>
        <w:t xml:space="preserve"> Conceptual hydrograph illustrating the hydrologic metrics. The preceding wet event, dry event, and the wet event containing the biological sample are identified at the top of the hydrograph. Hydrologic metrics related to rates, depth, and length of time are numbered, and arrows indicate which part of the hydrograph was used to calculate each metric. Metrics associated with dates are noted by letters. For detailed metric calculation descriptions, see </w:t>
      </w:r>
      <w:r>
        <w:rPr>
          <w:b/>
          <w:bCs/>
          <w:color w:val="000000"/>
        </w:rPr>
        <w:t>Table 1</w:t>
      </w:r>
      <w:r>
        <w:rPr>
          <w:color w:val="000000"/>
        </w:rPr>
        <w:t>.</w:t>
      </w:r>
    </w:p>
    <w:p w14:paraId="4DA1D57E" w14:textId="54881904" w:rsidR="004F42A0" w:rsidRDefault="004F42A0" w:rsidP="00A34D57">
      <w:pPr>
        <w:widowControl w:val="0"/>
        <w:spacing w:line="240" w:lineRule="auto"/>
        <w:rPr>
          <w:color w:val="000000"/>
        </w:rPr>
      </w:pPr>
    </w:p>
    <w:p w14:paraId="04348AEB" w14:textId="3CCE656A" w:rsidR="004F42A0" w:rsidRDefault="004F42A0" w:rsidP="00A34D57">
      <w:pPr>
        <w:widowControl w:val="0"/>
        <w:spacing w:line="240" w:lineRule="auto"/>
        <w:rPr>
          <w:color w:val="000000"/>
        </w:rPr>
      </w:pPr>
      <w:r>
        <w:rPr>
          <w:b/>
          <w:bCs/>
          <w:color w:val="000000"/>
        </w:rPr>
        <w:t>Figure 2</w:t>
      </w:r>
      <w:r>
        <w:rPr>
          <w:color w:val="000000"/>
        </w:rPr>
        <w:t xml:space="preserve">. Study site locations in southern California (16 sites in San Diego County, three in Orange County, and one in Riverside County; </w:t>
      </w:r>
      <w:r>
        <w:rPr>
          <w:b/>
          <w:bCs/>
          <w:color w:val="000000"/>
        </w:rPr>
        <w:t>S.I.1</w:t>
      </w:r>
      <w:r>
        <w:rPr>
          <w:color w:val="000000"/>
        </w:rPr>
        <w:t>).</w:t>
      </w:r>
    </w:p>
    <w:p w14:paraId="551559DD" w14:textId="2F2562A1" w:rsidR="004F42A0" w:rsidRDefault="004F42A0" w:rsidP="00A34D57">
      <w:pPr>
        <w:widowControl w:val="0"/>
        <w:spacing w:line="240" w:lineRule="auto"/>
        <w:rPr>
          <w:color w:val="000000"/>
        </w:rPr>
      </w:pPr>
    </w:p>
    <w:p w14:paraId="4845912E" w14:textId="115F3DF7" w:rsidR="004F42A0" w:rsidRDefault="004F42A0" w:rsidP="00A34D57">
      <w:pPr>
        <w:widowControl w:val="0"/>
        <w:spacing w:line="240" w:lineRule="auto"/>
        <w:rPr>
          <w:b/>
          <w:bCs/>
        </w:rPr>
      </w:pPr>
      <w:r>
        <w:rPr>
          <w:b/>
          <w:bCs/>
          <w:color w:val="000000"/>
        </w:rPr>
        <w:t>Figure 3</w:t>
      </w:r>
      <w:r>
        <w:rPr>
          <w:color w:val="000000"/>
        </w:rPr>
        <w:t>. Two dimensional NMDS ordinations for (A) macroinvertebrate, (B) soft-bodied algal, and (C) diatom assemblages. The NMDS stress and taxonomic richness for each assemblage are displayed. We rotated all ordinations so the Wet Duration metric aligned with NMDS1 for clearer comparability among assemblages. Significant environmental variables (p &lt; 0.015) are also plotted with the length of the corresponding vector related to the strength of the relationship (R</w:t>
      </w:r>
      <w:r>
        <w:rPr>
          <w:color w:val="000000"/>
          <w:sz w:val="13"/>
          <w:szCs w:val="13"/>
          <w:vertAlign w:val="superscript"/>
        </w:rPr>
        <w:t>2</w:t>
      </w:r>
      <w:r>
        <w:rPr>
          <w:color w:val="000000"/>
        </w:rPr>
        <w:t xml:space="preserve"> value; </w:t>
      </w:r>
      <w:r>
        <w:rPr>
          <w:b/>
          <w:bCs/>
          <w:color w:val="000000"/>
        </w:rPr>
        <w:t>Table 4</w:t>
      </w:r>
      <w:r>
        <w:rPr>
          <w:color w:val="000000"/>
        </w:rPr>
        <w:t>).</w:t>
      </w:r>
    </w:p>
    <w:p w14:paraId="07C72803" w14:textId="77777777" w:rsidR="00A34D57" w:rsidRDefault="00A34D57" w:rsidP="00A34D57">
      <w:pPr>
        <w:rPr>
          <w:b/>
          <w:bCs/>
        </w:rPr>
      </w:pPr>
      <w:r>
        <w:rPr>
          <w:b/>
          <w:bCs/>
        </w:rPr>
        <w:br w:type="page"/>
      </w:r>
    </w:p>
    <w:p w14:paraId="48E12E79" w14:textId="6B26043D" w:rsidR="00061928" w:rsidRDefault="00061928">
      <w:pPr>
        <w:widowControl w:val="0"/>
        <w:spacing w:line="240" w:lineRule="auto"/>
        <w:ind w:left="720" w:hanging="720"/>
        <w:rPr>
          <w:b/>
          <w:bCs/>
        </w:rPr>
      </w:pPr>
      <w:r>
        <w:rPr>
          <w:b/>
          <w:bCs/>
        </w:rPr>
        <w:lastRenderedPageBreak/>
        <w:t>Figures</w:t>
      </w:r>
    </w:p>
    <w:p w14:paraId="2C7D9178" w14:textId="6842856E" w:rsidR="00A34D57" w:rsidRDefault="00A34D57">
      <w:pPr>
        <w:widowControl w:val="0"/>
        <w:spacing w:line="240" w:lineRule="auto"/>
        <w:ind w:left="720" w:hanging="720"/>
        <w:rPr>
          <w:b/>
          <w:bCs/>
        </w:rPr>
      </w:pPr>
    </w:p>
    <w:p w14:paraId="5B05A8D2" w14:textId="5B04A72A" w:rsidR="00A34D57" w:rsidRDefault="00A34D57">
      <w:pPr>
        <w:widowControl w:val="0"/>
        <w:spacing w:line="240" w:lineRule="auto"/>
        <w:ind w:left="720" w:hanging="720"/>
        <w:rPr>
          <w:b/>
          <w:bCs/>
        </w:rPr>
      </w:pPr>
      <w:r>
        <w:rPr>
          <w:b/>
          <w:bCs/>
        </w:rPr>
        <w:t xml:space="preserve">Figure 1. </w:t>
      </w:r>
    </w:p>
    <w:p w14:paraId="5C8DDFC1" w14:textId="0E307558" w:rsidR="00A34D57" w:rsidRDefault="00A34D57">
      <w:pPr>
        <w:widowControl w:val="0"/>
        <w:spacing w:line="240" w:lineRule="auto"/>
        <w:ind w:left="720" w:hanging="720"/>
        <w:rPr>
          <w:b/>
          <w:bCs/>
        </w:rPr>
      </w:pPr>
      <w:r>
        <w:rPr>
          <w:noProof/>
          <w:color w:val="000000"/>
          <w:bdr w:val="none" w:sz="0" w:space="0" w:color="auto" w:frame="1"/>
        </w:rPr>
        <w:drawing>
          <wp:inline distT="0" distB="0" distL="0" distR="0" wp14:anchorId="14F92F44" wp14:editId="14003371">
            <wp:extent cx="5943600" cy="2809875"/>
            <wp:effectExtent l="0" t="0" r="0" b="952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14:paraId="741268CA" w14:textId="014AF397" w:rsidR="004F42A0" w:rsidRDefault="004F42A0">
      <w:pPr>
        <w:widowControl w:val="0"/>
        <w:spacing w:line="240" w:lineRule="auto"/>
        <w:ind w:left="720" w:hanging="720"/>
        <w:rPr>
          <w:b/>
          <w:bCs/>
        </w:rPr>
      </w:pPr>
    </w:p>
    <w:p w14:paraId="336F920B" w14:textId="67B07896" w:rsidR="004F42A0" w:rsidRDefault="004F42A0">
      <w:pPr>
        <w:widowControl w:val="0"/>
        <w:spacing w:line="240" w:lineRule="auto"/>
        <w:ind w:left="720" w:hanging="720"/>
        <w:rPr>
          <w:b/>
          <w:bCs/>
        </w:rPr>
      </w:pPr>
      <w:r>
        <w:rPr>
          <w:b/>
          <w:bCs/>
        </w:rPr>
        <w:t xml:space="preserve">Figure 2. </w:t>
      </w:r>
    </w:p>
    <w:p w14:paraId="780F055B" w14:textId="61976561" w:rsidR="004F42A0" w:rsidRDefault="004F42A0">
      <w:pPr>
        <w:widowControl w:val="0"/>
        <w:spacing w:line="240" w:lineRule="auto"/>
        <w:ind w:left="720" w:hanging="720"/>
        <w:rPr>
          <w:b/>
          <w:bCs/>
        </w:rPr>
      </w:pPr>
      <w:r>
        <w:rPr>
          <w:noProof/>
          <w:color w:val="000000"/>
          <w:bdr w:val="none" w:sz="0" w:space="0" w:color="auto" w:frame="1"/>
        </w:rPr>
        <w:drawing>
          <wp:inline distT="0" distB="0" distL="0" distR="0" wp14:anchorId="7029DC69" wp14:editId="103D5297">
            <wp:extent cx="4133850" cy="3486150"/>
            <wp:effectExtent l="0" t="0" r="0" b="0"/>
            <wp:docPr id="15" name="Picture 15" descr="Char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map&#10;&#10;Description automatically generated"/>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133850" cy="3486150"/>
                    </a:xfrm>
                    <a:prstGeom prst="rect">
                      <a:avLst/>
                    </a:prstGeom>
                    <a:noFill/>
                    <a:ln>
                      <a:noFill/>
                    </a:ln>
                  </pic:spPr>
                </pic:pic>
              </a:graphicData>
            </a:graphic>
          </wp:inline>
        </w:drawing>
      </w:r>
    </w:p>
    <w:p w14:paraId="08191C53" w14:textId="466046B6" w:rsidR="004F42A0" w:rsidRDefault="004F42A0">
      <w:pPr>
        <w:widowControl w:val="0"/>
        <w:spacing w:line="240" w:lineRule="auto"/>
        <w:ind w:left="720" w:hanging="720"/>
        <w:rPr>
          <w:b/>
          <w:bCs/>
        </w:rPr>
      </w:pPr>
    </w:p>
    <w:p w14:paraId="03638018" w14:textId="77777777" w:rsidR="004F42A0" w:rsidRDefault="004F42A0">
      <w:pPr>
        <w:widowControl w:val="0"/>
        <w:spacing w:line="240" w:lineRule="auto"/>
        <w:ind w:left="720" w:hanging="720"/>
        <w:rPr>
          <w:b/>
          <w:bCs/>
        </w:rPr>
      </w:pPr>
    </w:p>
    <w:p w14:paraId="79B96DE7" w14:textId="77777777" w:rsidR="004F42A0" w:rsidRDefault="004F42A0">
      <w:pPr>
        <w:widowControl w:val="0"/>
        <w:spacing w:line="240" w:lineRule="auto"/>
        <w:ind w:left="720" w:hanging="720"/>
        <w:rPr>
          <w:b/>
          <w:bCs/>
        </w:rPr>
      </w:pPr>
    </w:p>
    <w:p w14:paraId="56324568" w14:textId="77777777" w:rsidR="004F42A0" w:rsidRDefault="004F42A0">
      <w:pPr>
        <w:widowControl w:val="0"/>
        <w:spacing w:line="240" w:lineRule="auto"/>
        <w:ind w:left="720" w:hanging="720"/>
        <w:rPr>
          <w:b/>
          <w:bCs/>
        </w:rPr>
      </w:pPr>
    </w:p>
    <w:p w14:paraId="73FCF2AE" w14:textId="77777777" w:rsidR="004F42A0" w:rsidRDefault="004F42A0">
      <w:pPr>
        <w:widowControl w:val="0"/>
        <w:spacing w:line="240" w:lineRule="auto"/>
        <w:ind w:left="720" w:hanging="720"/>
        <w:rPr>
          <w:b/>
          <w:bCs/>
        </w:rPr>
      </w:pPr>
    </w:p>
    <w:p w14:paraId="7685948C" w14:textId="619D8B7C" w:rsidR="004F42A0" w:rsidRDefault="004F42A0">
      <w:pPr>
        <w:widowControl w:val="0"/>
        <w:spacing w:line="240" w:lineRule="auto"/>
        <w:ind w:left="720" w:hanging="720"/>
        <w:rPr>
          <w:b/>
          <w:bCs/>
        </w:rPr>
      </w:pPr>
      <w:r>
        <w:rPr>
          <w:b/>
          <w:bCs/>
        </w:rPr>
        <w:lastRenderedPageBreak/>
        <w:t xml:space="preserve">Figure 3. </w:t>
      </w:r>
    </w:p>
    <w:p w14:paraId="3F27752F" w14:textId="5FAF277C" w:rsidR="004F42A0" w:rsidRPr="004F42A0" w:rsidRDefault="004F42A0">
      <w:pPr>
        <w:widowControl w:val="0"/>
        <w:spacing w:line="240" w:lineRule="auto"/>
        <w:ind w:left="720" w:hanging="720"/>
        <w:rPr>
          <w:b/>
          <w:bCs/>
        </w:rPr>
      </w:pPr>
      <w:r>
        <w:rPr>
          <w:noProof/>
          <w:color w:val="000000"/>
          <w:bdr w:val="none" w:sz="0" w:space="0" w:color="auto" w:frame="1"/>
        </w:rPr>
        <w:drawing>
          <wp:inline distT="0" distB="0" distL="0" distR="0" wp14:anchorId="2475F525" wp14:editId="036B7833">
            <wp:extent cx="5943600" cy="3305175"/>
            <wp:effectExtent l="0" t="0" r="0" b="9525"/>
            <wp:docPr id="26" name="Picture 2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scatter chart&#10;&#10;Description automatically generated"/>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sectPr w:rsidR="004F42A0" w:rsidRPr="004F42A0">
      <w:headerReference w:type="default" r:id="rId122"/>
      <w:footerReference w:type="default" r:id="rId123"/>
      <w:pgSz w:w="12240" w:h="15840"/>
      <w:pgMar w:top="1440" w:right="1440" w:bottom="171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Busch, Michelle H." w:date="2023-07-20T10:12:00Z" w:initials="BMH">
    <w:p w14:paraId="783AC86F" w14:textId="77777777" w:rsidR="00EF7A5B" w:rsidRDefault="00EF7A5B" w:rsidP="00283E21">
      <w:pPr>
        <w:pStyle w:val="CommentText"/>
      </w:pPr>
      <w:r>
        <w:rPr>
          <w:rStyle w:val="CommentReference"/>
        </w:rPr>
        <w:annotationRef/>
      </w:r>
      <w:r>
        <w:t>Cut?</w:t>
      </w:r>
    </w:p>
  </w:comment>
  <w:comment w:id="4" w:author="Busch, Michelle H." w:date="2023-07-20T10:13:00Z" w:initials="BMH">
    <w:p w14:paraId="572B3D65" w14:textId="77777777" w:rsidR="00EF7A5B" w:rsidRDefault="00EF7A5B" w:rsidP="00C1691A">
      <w:pPr>
        <w:pStyle w:val="CommentText"/>
      </w:pPr>
      <w:r>
        <w:rPr>
          <w:rStyle w:val="CommentReference"/>
        </w:rPr>
        <w:annotationRef/>
      </w:r>
      <w:r>
        <w:t>Streamline?</w:t>
      </w:r>
      <w:r>
        <w:br/>
      </w:r>
      <w:r>
        <w:br/>
        <w:t>instead, introduce biodiveristy (resistance / resilience)</w:t>
      </w:r>
    </w:p>
  </w:comment>
  <w:comment w:id="5" w:author="Busch, Michelle H." w:date="2023-07-20T10:13:00Z" w:initials="BMH">
    <w:p w14:paraId="6DAF9DFC" w14:textId="77777777" w:rsidR="00EF7A5B" w:rsidRDefault="00EF7A5B" w:rsidP="006D35C4">
      <w:pPr>
        <w:pStyle w:val="CommentText"/>
      </w:pPr>
      <w:r>
        <w:rPr>
          <w:rStyle w:val="CommentReference"/>
        </w:rPr>
        <w:annotationRef/>
      </w:r>
      <w:r>
        <w:t>Apply these ideas to the transition phases - that would be an original contribution</w:t>
      </w:r>
    </w:p>
  </w:comment>
  <w:comment w:id="12" w:author="Busch, Michelle H." w:date="2023-07-20T10:22:00Z" w:initials="BMH">
    <w:p w14:paraId="2FD90C3C" w14:textId="77777777" w:rsidR="00E2752F" w:rsidRDefault="00E2752F" w:rsidP="00A32B90">
      <w:pPr>
        <w:pStyle w:val="CommentText"/>
      </w:pPr>
      <w:r>
        <w:rPr>
          <w:rStyle w:val="CommentReference"/>
        </w:rPr>
        <w:annotationRef/>
      </w:r>
      <w:r>
        <w:t>Lose stuff like this</w:t>
      </w:r>
    </w:p>
  </w:comment>
  <w:comment w:id="13" w:author="Busch, Michelle H." w:date="2023-07-20T10:23:00Z" w:initials="BMH">
    <w:p w14:paraId="14FFEBD2" w14:textId="77777777" w:rsidR="00E2752F" w:rsidRDefault="00E2752F" w:rsidP="007F63A1">
      <w:pPr>
        <w:pStyle w:val="CommentText"/>
      </w:pPr>
      <w:r>
        <w:rPr>
          <w:rStyle w:val="CommentReference"/>
        </w:rPr>
        <w:annotationRef/>
      </w:r>
      <w:r>
        <w:t>Add more biological stuff</w:t>
      </w:r>
    </w:p>
  </w:comment>
  <w:comment w:id="14" w:author="Busch, Michelle H." w:date="2023-07-20T10:02:00Z" w:initials="BMH">
    <w:p w14:paraId="756660E0" w14:textId="132CA50E" w:rsidR="00F45F18" w:rsidRDefault="00F45F18" w:rsidP="004A48ED">
      <w:pPr>
        <w:pStyle w:val="CommentText"/>
      </w:pPr>
      <w:r>
        <w:rPr>
          <w:rStyle w:val="CommentReference"/>
        </w:rPr>
        <w:annotationRef/>
      </w:r>
      <w:r>
        <w:t>HOW?!</w:t>
      </w:r>
    </w:p>
  </w:comment>
  <w:comment w:id="15" w:author="Busch, Michelle H." w:date="2023-07-20T10:02:00Z" w:initials="BMH">
    <w:p w14:paraId="387FB405" w14:textId="77777777" w:rsidR="00F45F18" w:rsidRDefault="00F45F18" w:rsidP="00EB046C">
      <w:pPr>
        <w:pStyle w:val="CommentText"/>
      </w:pPr>
      <w:r>
        <w:rPr>
          <w:rStyle w:val="CommentReference"/>
        </w:rPr>
        <w:annotationRef/>
      </w:r>
      <w:r>
        <w:t>Be more informative here</w:t>
      </w:r>
    </w:p>
  </w:comment>
  <w:comment w:id="18" w:author="Busch, Michelle H." w:date="2023-07-20T10:02:00Z" w:initials="BMH">
    <w:p w14:paraId="79DBC4AF" w14:textId="0D72658F" w:rsidR="00F45F18" w:rsidRDefault="00F45F18" w:rsidP="00687F99">
      <w:pPr>
        <w:pStyle w:val="CommentText"/>
      </w:pPr>
      <w:r>
        <w:rPr>
          <w:rStyle w:val="CommentReference"/>
        </w:rPr>
        <w:annotationRef/>
      </w:r>
      <w:r>
        <w:t xml:space="preserve">If its so few, what do they say?? </w:t>
      </w:r>
      <w:r>
        <w:br/>
        <w:t>add thoughts from Datry and Wyatt above - what did these studies find?</w:t>
      </w:r>
      <w:r>
        <w:br/>
      </w:r>
      <w:r>
        <w:br/>
        <w:t xml:space="preserve">A few studies have directly studied this, finding x y z. </w:t>
      </w:r>
      <w:r>
        <w:br/>
      </w:r>
      <w:r>
        <w:br/>
        <w:t>START PARAGRAPH AFER</w:t>
      </w:r>
    </w:p>
  </w:comment>
  <w:comment w:id="19" w:author="Busch, Michelle H." w:date="2023-07-20T10:05:00Z" w:initials="BMH">
    <w:p w14:paraId="26559D62" w14:textId="77777777" w:rsidR="00F45F18" w:rsidRDefault="00F45F18" w:rsidP="00B15A0A">
      <w:pPr>
        <w:pStyle w:val="CommentText"/>
      </w:pPr>
      <w:r>
        <w:rPr>
          <w:rStyle w:val="CommentReference"/>
        </w:rPr>
        <w:annotationRef/>
      </w:r>
      <w:r>
        <w:t>Ditch this - make it more evidence based with the patterns from Datry, Wyatt, Pineda-Morante</w:t>
      </w:r>
    </w:p>
  </w:comment>
  <w:comment w:id="22" w:author="Busch, Michelle H." w:date="2023-07-20T10:06:00Z" w:initials="BMH">
    <w:p w14:paraId="3D864655" w14:textId="77777777" w:rsidR="00F45F18" w:rsidRDefault="00F45F18" w:rsidP="00E84282">
      <w:pPr>
        <w:pStyle w:val="CommentText"/>
      </w:pPr>
      <w:r>
        <w:rPr>
          <w:rStyle w:val="CommentReference"/>
        </w:rPr>
        <w:annotationRef/>
      </w:r>
      <w:r>
        <w:t xml:space="preserve">Is it the same metrics are influential? Or the nature of their influence? </w:t>
      </w:r>
      <w:r>
        <w:br/>
      </w:r>
      <w:r>
        <w:br/>
        <w:t>improve clarity here!</w:t>
      </w:r>
    </w:p>
  </w:comment>
  <w:comment w:id="23" w:author="Busch, Michelle H." w:date="2023-07-20T10:07:00Z" w:initials="BMH">
    <w:p w14:paraId="625C538F" w14:textId="77777777" w:rsidR="00F45F18" w:rsidRDefault="00F45F18" w:rsidP="00C554A5">
      <w:pPr>
        <w:pStyle w:val="CommentText"/>
      </w:pPr>
      <w:r>
        <w:rPr>
          <w:rStyle w:val="CommentReference"/>
        </w:rPr>
        <w:annotationRef/>
      </w:r>
      <w:r>
        <w:t xml:space="preserve">We predict that wet duration and dry duration do X. </w:t>
      </w:r>
      <w:r>
        <w:br/>
      </w:r>
      <w:r>
        <w:br/>
      </w:r>
      <w:r>
        <w:br/>
        <w:t xml:space="preserve">we think that macros will behave differently / take longer to recover. </w:t>
      </w:r>
      <w:r>
        <w:br/>
      </w:r>
      <w:r>
        <w:br/>
        <w:t>algae need to establish first for bmi to eat. So maybe it makes more sense to expect different responses</w:t>
      </w:r>
    </w:p>
  </w:comment>
  <w:comment w:id="24" w:author="Busch, Michelle H." w:date="2023-07-20T10:09:00Z" w:initials="BMH">
    <w:p w14:paraId="5346C11E" w14:textId="77777777" w:rsidR="00EF7A5B" w:rsidRDefault="00EF7A5B" w:rsidP="00E04E22">
      <w:pPr>
        <w:pStyle w:val="CommentText"/>
      </w:pPr>
      <w:r>
        <w:rPr>
          <w:rStyle w:val="CommentReference"/>
        </w:rPr>
        <w:annotationRef/>
      </w:r>
      <w:r>
        <w:t xml:space="preserve">Wet duration - suggests it doesn't matter how wetting starts, only time. </w:t>
      </w:r>
      <w:r>
        <w:br/>
      </w:r>
      <w:r>
        <w:br/>
        <w:t>dry duration - is a dry phase metric, not a drying metric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3AC86F" w15:done="0"/>
  <w15:commentEx w15:paraId="572B3D65" w15:paraIdParent="783AC86F" w15:done="0"/>
  <w15:commentEx w15:paraId="6DAF9DFC" w15:paraIdParent="783AC86F" w15:done="0"/>
  <w15:commentEx w15:paraId="2FD90C3C" w15:done="0"/>
  <w15:commentEx w15:paraId="14FFEBD2" w15:done="0"/>
  <w15:commentEx w15:paraId="756660E0" w15:done="0"/>
  <w15:commentEx w15:paraId="387FB405" w15:paraIdParent="756660E0" w15:done="0"/>
  <w15:commentEx w15:paraId="79DBC4AF" w15:done="0"/>
  <w15:commentEx w15:paraId="26559D62" w15:done="0"/>
  <w15:commentEx w15:paraId="3D864655" w15:done="0"/>
  <w15:commentEx w15:paraId="625C538F" w15:paraIdParent="3D864655" w15:done="0"/>
  <w15:commentEx w15:paraId="5346C11E" w15:paraIdParent="3D8646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3871E" w16cex:dateUtc="2023-07-20T15:12:00Z"/>
  <w16cex:commentExtensible w16cex:durableId="2863873B" w16cex:dateUtc="2023-07-20T15:13:00Z"/>
  <w16cex:commentExtensible w16cex:durableId="2863875D" w16cex:dateUtc="2023-07-20T15:13:00Z"/>
  <w16cex:commentExtensible w16cex:durableId="2863895C" w16cex:dateUtc="2023-07-20T15:22:00Z"/>
  <w16cex:commentExtensible w16cex:durableId="28638995" w16cex:dateUtc="2023-07-20T15:23:00Z"/>
  <w16cex:commentExtensible w16cex:durableId="286384AE" w16cex:dateUtc="2023-07-20T15:02:00Z"/>
  <w16cex:commentExtensible w16cex:durableId="286384D0" w16cex:dateUtc="2023-07-20T15:02:00Z"/>
  <w16cex:commentExtensible w16cex:durableId="28638498" w16cex:dateUtc="2023-07-20T15:02:00Z"/>
  <w16cex:commentExtensible w16cex:durableId="28638577" w16cex:dateUtc="2023-07-20T15:05:00Z"/>
  <w16cex:commentExtensible w16cex:durableId="286385A1" w16cex:dateUtc="2023-07-20T15:06:00Z"/>
  <w16cex:commentExtensible w16cex:durableId="286385F2" w16cex:dateUtc="2023-07-20T15:07:00Z"/>
  <w16cex:commentExtensible w16cex:durableId="28638663" w16cex:dateUtc="2023-07-20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3AC86F" w16cid:durableId="2863871E"/>
  <w16cid:commentId w16cid:paraId="572B3D65" w16cid:durableId="2863873B"/>
  <w16cid:commentId w16cid:paraId="6DAF9DFC" w16cid:durableId="2863875D"/>
  <w16cid:commentId w16cid:paraId="2FD90C3C" w16cid:durableId="2863895C"/>
  <w16cid:commentId w16cid:paraId="14FFEBD2" w16cid:durableId="28638995"/>
  <w16cid:commentId w16cid:paraId="756660E0" w16cid:durableId="286384AE"/>
  <w16cid:commentId w16cid:paraId="387FB405" w16cid:durableId="286384D0"/>
  <w16cid:commentId w16cid:paraId="79DBC4AF" w16cid:durableId="28638498"/>
  <w16cid:commentId w16cid:paraId="26559D62" w16cid:durableId="28638577"/>
  <w16cid:commentId w16cid:paraId="3D864655" w16cid:durableId="286385A1"/>
  <w16cid:commentId w16cid:paraId="625C538F" w16cid:durableId="286385F2"/>
  <w16cid:commentId w16cid:paraId="5346C11E" w16cid:durableId="286386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A7F24" w14:textId="77777777" w:rsidR="00B64E13" w:rsidRDefault="00B64E13">
      <w:pPr>
        <w:spacing w:line="240" w:lineRule="auto"/>
      </w:pPr>
      <w:r>
        <w:separator/>
      </w:r>
    </w:p>
  </w:endnote>
  <w:endnote w:type="continuationSeparator" w:id="0">
    <w:p w14:paraId="662A23BB" w14:textId="77777777" w:rsidR="00B64E13" w:rsidRDefault="00B64E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CB0DA" w14:textId="77777777" w:rsidR="0014038D" w:rsidRDefault="006632A2">
    <w:pPr>
      <w:jc w:val="right"/>
    </w:pPr>
    <w:r>
      <w:fldChar w:fldCharType="begin"/>
    </w:r>
    <w:r>
      <w:instrText>PAGE</w:instrText>
    </w:r>
    <w:r>
      <w:fldChar w:fldCharType="separate"/>
    </w:r>
    <w:r w:rsidR="00FC00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22252" w14:textId="77777777" w:rsidR="00B64E13" w:rsidRDefault="00B64E13">
      <w:pPr>
        <w:spacing w:line="240" w:lineRule="auto"/>
      </w:pPr>
      <w:r>
        <w:separator/>
      </w:r>
    </w:p>
  </w:footnote>
  <w:footnote w:type="continuationSeparator" w:id="0">
    <w:p w14:paraId="0D06436D" w14:textId="77777777" w:rsidR="00B64E13" w:rsidRDefault="00B64E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B8C1A" w14:textId="77777777" w:rsidR="0014038D" w:rsidRDefault="0014038D">
    <w:pPr>
      <w:spacing w:line="240" w:lineRule="auto"/>
    </w:pPr>
  </w:p>
  <w:p w14:paraId="6FDAA5D9" w14:textId="77777777" w:rsidR="0014038D" w:rsidRDefault="001403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0E51"/>
    <w:multiLevelType w:val="multilevel"/>
    <w:tmpl w:val="E9284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651060"/>
    <w:multiLevelType w:val="multilevel"/>
    <w:tmpl w:val="A9303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4AF6A1E"/>
    <w:multiLevelType w:val="hybridMultilevel"/>
    <w:tmpl w:val="6F2A0E6E"/>
    <w:lvl w:ilvl="0" w:tplc="F9AE1C8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804273"/>
    <w:multiLevelType w:val="multilevel"/>
    <w:tmpl w:val="055C1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9210515">
    <w:abstractNumId w:val="1"/>
  </w:num>
  <w:num w:numId="2" w16cid:durableId="1837837271">
    <w:abstractNumId w:val="0"/>
  </w:num>
  <w:num w:numId="3" w16cid:durableId="244074058">
    <w:abstractNumId w:val="3"/>
  </w:num>
  <w:num w:numId="4" w16cid:durableId="15269398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usch, Michelle H.">
    <w15:presenceInfo w15:providerId="AD" w15:userId="S::buschmh@ou.edu::d7588db1-8fbb-42fb-aa3c-ed568516cc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038D"/>
    <w:rsid w:val="00061928"/>
    <w:rsid w:val="00135E7D"/>
    <w:rsid w:val="0014038D"/>
    <w:rsid w:val="004631B7"/>
    <w:rsid w:val="004F42A0"/>
    <w:rsid w:val="006632A2"/>
    <w:rsid w:val="007A6EEB"/>
    <w:rsid w:val="00864BEB"/>
    <w:rsid w:val="009E2AF1"/>
    <w:rsid w:val="00A34D57"/>
    <w:rsid w:val="00AC2EBE"/>
    <w:rsid w:val="00B64E13"/>
    <w:rsid w:val="00B77C8B"/>
    <w:rsid w:val="00E17209"/>
    <w:rsid w:val="00E2752F"/>
    <w:rsid w:val="00EC2E99"/>
    <w:rsid w:val="00EF7A5B"/>
    <w:rsid w:val="00F45F18"/>
    <w:rsid w:val="00F6148C"/>
    <w:rsid w:val="00FC0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32F85"/>
  <w15:docId w15:val="{1F2C96C3-82B9-46AA-9F4B-D0357291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C00C6"/>
    <w:pPr>
      <w:ind w:left="720"/>
      <w:contextualSpacing/>
    </w:pPr>
  </w:style>
  <w:style w:type="paragraph" w:styleId="NormalWeb">
    <w:name w:val="Normal (Web)"/>
    <w:basedOn w:val="Normal"/>
    <w:uiPriority w:val="99"/>
    <w:semiHidden/>
    <w:unhideWhenUsed/>
    <w:rsid w:val="0006192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61928"/>
    <w:rPr>
      <w:color w:val="0000FF"/>
      <w:u w:val="single"/>
    </w:rPr>
  </w:style>
  <w:style w:type="character" w:styleId="UnresolvedMention">
    <w:name w:val="Unresolved Mention"/>
    <w:basedOn w:val="DefaultParagraphFont"/>
    <w:uiPriority w:val="99"/>
    <w:semiHidden/>
    <w:unhideWhenUsed/>
    <w:rsid w:val="00061928"/>
    <w:rPr>
      <w:color w:val="605E5C"/>
      <w:shd w:val="clear" w:color="auto" w:fill="E1DFDD"/>
    </w:rPr>
  </w:style>
  <w:style w:type="paragraph" w:styleId="Revision">
    <w:name w:val="Revision"/>
    <w:hidden/>
    <w:uiPriority w:val="99"/>
    <w:semiHidden/>
    <w:rsid w:val="00AC2EBE"/>
    <w:pPr>
      <w:spacing w:line="240" w:lineRule="auto"/>
    </w:pPr>
  </w:style>
  <w:style w:type="paragraph" w:styleId="CommentSubject">
    <w:name w:val="annotation subject"/>
    <w:basedOn w:val="CommentText"/>
    <w:next w:val="CommentText"/>
    <w:link w:val="CommentSubjectChar"/>
    <w:uiPriority w:val="99"/>
    <w:semiHidden/>
    <w:unhideWhenUsed/>
    <w:rsid w:val="00E17209"/>
    <w:rPr>
      <w:b/>
      <w:bCs/>
    </w:rPr>
  </w:style>
  <w:style w:type="character" w:customStyle="1" w:styleId="CommentSubjectChar">
    <w:name w:val="Comment Subject Char"/>
    <w:basedOn w:val="CommentTextChar"/>
    <w:link w:val="CommentSubject"/>
    <w:uiPriority w:val="99"/>
    <w:semiHidden/>
    <w:rsid w:val="00E172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872245">
      <w:bodyDiv w:val="1"/>
      <w:marLeft w:val="0"/>
      <w:marRight w:val="0"/>
      <w:marTop w:val="0"/>
      <w:marBottom w:val="0"/>
      <w:divBdr>
        <w:top w:val="none" w:sz="0" w:space="0" w:color="auto"/>
        <w:left w:val="none" w:sz="0" w:space="0" w:color="auto"/>
        <w:bottom w:val="none" w:sz="0" w:space="0" w:color="auto"/>
        <w:right w:val="none" w:sz="0" w:space="0" w:color="auto"/>
      </w:divBdr>
    </w:div>
    <w:div w:id="625627611">
      <w:bodyDiv w:val="1"/>
      <w:marLeft w:val="0"/>
      <w:marRight w:val="0"/>
      <w:marTop w:val="0"/>
      <w:marBottom w:val="0"/>
      <w:divBdr>
        <w:top w:val="none" w:sz="0" w:space="0" w:color="auto"/>
        <w:left w:val="none" w:sz="0" w:space="0" w:color="auto"/>
        <w:bottom w:val="none" w:sz="0" w:space="0" w:color="auto"/>
        <w:right w:val="none" w:sz="0" w:space="0" w:color="auto"/>
      </w:divBdr>
    </w:div>
    <w:div w:id="1148323145">
      <w:bodyDiv w:val="1"/>
      <w:marLeft w:val="0"/>
      <w:marRight w:val="0"/>
      <w:marTop w:val="0"/>
      <w:marBottom w:val="0"/>
      <w:divBdr>
        <w:top w:val="none" w:sz="0" w:space="0" w:color="auto"/>
        <w:left w:val="none" w:sz="0" w:space="0" w:color="auto"/>
        <w:bottom w:val="none" w:sz="0" w:space="0" w:color="auto"/>
        <w:right w:val="none" w:sz="0" w:space="0" w:color="auto"/>
      </w:divBdr>
    </w:div>
    <w:div w:id="1477525244">
      <w:bodyDiv w:val="1"/>
      <w:marLeft w:val="0"/>
      <w:marRight w:val="0"/>
      <w:marTop w:val="0"/>
      <w:marBottom w:val="0"/>
      <w:divBdr>
        <w:top w:val="none" w:sz="0" w:space="0" w:color="auto"/>
        <w:left w:val="none" w:sz="0" w:space="0" w:color="auto"/>
        <w:bottom w:val="none" w:sz="0" w:space="0" w:color="auto"/>
        <w:right w:val="none" w:sz="0" w:space="0" w:color="auto"/>
      </w:divBdr>
    </w:div>
    <w:div w:id="1501236506">
      <w:bodyDiv w:val="1"/>
      <w:marLeft w:val="0"/>
      <w:marRight w:val="0"/>
      <w:marTop w:val="0"/>
      <w:marBottom w:val="0"/>
      <w:divBdr>
        <w:top w:val="none" w:sz="0" w:space="0" w:color="auto"/>
        <w:left w:val="none" w:sz="0" w:space="0" w:color="auto"/>
        <w:bottom w:val="none" w:sz="0" w:space="0" w:color="auto"/>
        <w:right w:val="none" w:sz="0" w:space="0" w:color="auto"/>
      </w:divBdr>
    </w:div>
    <w:div w:id="1625775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j.1365-2486.2007.01375.x" TargetMode="External"/><Relationship Id="rId117" Type="http://schemas.openxmlformats.org/officeDocument/2006/relationships/image" Target="media/image9.png"/><Relationship Id="rId21" Type="http://schemas.openxmlformats.org/officeDocument/2006/relationships/hyperlink" Target="https://cran.r-project.org/package=MuMIn" TargetMode="External"/><Relationship Id="rId42" Type="http://schemas.openxmlformats.org/officeDocument/2006/relationships/hyperlink" Target="https://doi.org/10.1002/rra.3563" TargetMode="External"/><Relationship Id="rId47" Type="http://schemas.openxmlformats.org/officeDocument/2006/relationships/hyperlink" Target="https://doi.org/10.1111/ecog.02909" TargetMode="External"/><Relationship Id="rId63" Type="http://schemas.openxmlformats.org/officeDocument/2006/relationships/hyperlink" Target="https://cran.r-project.org/package=performance" TargetMode="External"/><Relationship Id="rId68" Type="http://schemas.openxmlformats.org/officeDocument/2006/relationships/hyperlink" Target="https://doi.org/10.1021/acs.est.2c07410" TargetMode="External"/><Relationship Id="rId84" Type="http://schemas.openxmlformats.org/officeDocument/2006/relationships/hyperlink" Target="https://doi.org/10.1016/B978-0-12-803835-2.00016-4" TargetMode="External"/><Relationship Id="rId89" Type="http://schemas.openxmlformats.org/officeDocument/2006/relationships/hyperlink" Target="https://doi.org/10.1016/j.limno.2011.12.001" TargetMode="External"/><Relationship Id="rId112" Type="http://schemas.openxmlformats.org/officeDocument/2006/relationships/image" Target="media/image4.png"/><Relationship Id="rId16" Type="http://schemas.openxmlformats.org/officeDocument/2006/relationships/hyperlink" Target="https://doi.org/10.1899/08-124.1" TargetMode="External"/><Relationship Id="rId107" Type="http://schemas.openxmlformats.org/officeDocument/2006/relationships/hyperlink" Target="https://doi.org/10.1111/fwb.12273" TargetMode="External"/><Relationship Id="rId11" Type="http://schemas.microsoft.com/office/2018/08/relationships/commentsExtensible" Target="commentsExtensible.xml"/><Relationship Id="rId32" Type="http://schemas.openxmlformats.org/officeDocument/2006/relationships/hyperlink" Target="https://doi.org/10.3398/064.075.0405" TargetMode="External"/><Relationship Id="rId37" Type="http://schemas.openxmlformats.org/officeDocument/2006/relationships/hyperlink" Target="https://doi.org/10.1111/j.1365-2427.2012.02737.x" TargetMode="External"/><Relationship Id="rId53" Type="http://schemas.openxmlformats.org/officeDocument/2006/relationships/hyperlink" Target="https://doi.org/10.1002/rra.3695" TargetMode="External"/><Relationship Id="rId58" Type="http://schemas.openxmlformats.org/officeDocument/2006/relationships/hyperlink" Target="https://doi.org/10.1046/j.1365-2427.2003.01086.x" TargetMode="External"/><Relationship Id="rId74" Type="http://schemas.openxmlformats.org/officeDocument/2006/relationships/hyperlink" Target="https://doi.org/10.1046/j.1529-8817.1999.3530460.x" TargetMode="External"/><Relationship Id="rId79" Type="http://schemas.openxmlformats.org/officeDocument/2006/relationships/hyperlink" Target="https://www.safit.org/Docs/STE_1_March_2011_7MB.pdf" TargetMode="External"/><Relationship Id="rId102" Type="http://schemas.openxmlformats.org/officeDocument/2006/relationships/hyperlink" Target="https://cran.r-project.org/package=dygraphs" TargetMode="External"/><Relationship Id="rId123"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github.com/daijiang/hillR" TargetMode="External"/><Relationship Id="rId82" Type="http://schemas.openxmlformats.org/officeDocument/2006/relationships/hyperlink" Target="https://doi.org/10.1111/j.1365-2427.2008.02061.x" TargetMode="External"/><Relationship Id="rId90" Type="http://schemas.openxmlformats.org/officeDocument/2006/relationships/hyperlink" Target="https://doi.org/10.1029/2018GL078844" TargetMode="External"/><Relationship Id="rId95" Type="http://schemas.openxmlformats.org/officeDocument/2006/relationships/hyperlink" Target="https://doi.org/10.1071/MF11196" TargetMode="External"/><Relationship Id="rId19" Type="http://schemas.openxmlformats.org/officeDocument/2006/relationships/hyperlink" Target="https://doi.org/10.1007/s10452-016-9580-5" TargetMode="External"/><Relationship Id="rId14" Type="http://schemas.openxmlformats.org/officeDocument/2006/relationships/hyperlink" Target="https://doi.org/10.4081/jlimnol.2017.1684" TargetMode="External"/><Relationship Id="rId22" Type="http://schemas.openxmlformats.org/officeDocument/2006/relationships/hyperlink" Target="https://cran.r-project.org/package=lme4" TargetMode="External"/><Relationship Id="rId27" Type="http://schemas.openxmlformats.org/officeDocument/2006/relationships/hyperlink" Target="https://doi.org/10.1007/s10750-013-1634-2" TargetMode="External"/><Relationship Id="rId30" Type="http://schemas.openxmlformats.org/officeDocument/2006/relationships/hyperlink" Target="https://doi.org/10.1111/fwb.13445" TargetMode="External"/><Relationship Id="rId35" Type="http://schemas.openxmlformats.org/officeDocument/2006/relationships/hyperlink" Target="https://doi.org/10.1899/0887-3593(2007)26%5B286:ATEOTC%5D2.0.CO;2" TargetMode="External"/><Relationship Id="rId43" Type="http://schemas.openxmlformats.org/officeDocument/2006/relationships/hyperlink" Target="https://doi.org/10.5772/65084" TargetMode="External"/><Relationship Id="rId48" Type="http://schemas.openxmlformats.org/officeDocument/2006/relationships/hyperlink" Target="https://doi.org/10.1159/000517443" TargetMode="External"/><Relationship Id="rId56" Type="http://schemas.openxmlformats.org/officeDocument/2006/relationships/hyperlink" Target="https://doi.org/10.1007/s10750-011-0974-z" TargetMode="External"/><Relationship Id="rId64" Type="http://schemas.openxmlformats.org/officeDocument/2006/relationships/hyperlink" Target="https://doi.org/10.1002/2016GL072027" TargetMode="External"/><Relationship Id="rId69" Type="http://schemas.openxmlformats.org/officeDocument/2006/relationships/hyperlink" Target="https://doi.org/10.1080/00288330.2001.9516987" TargetMode="External"/><Relationship Id="rId77" Type="http://schemas.openxmlformats.org/officeDocument/2006/relationships/hyperlink" Target="https://doi.org/10.1007/s10750-013-1510-0" TargetMode="External"/><Relationship Id="rId100" Type="http://schemas.openxmlformats.org/officeDocument/2006/relationships/hyperlink" Target="https://doi.org/10.1007/s00442-010-1812-0" TargetMode="External"/><Relationship Id="rId105" Type="http://schemas.openxmlformats.org/officeDocument/2006/relationships/hyperlink" Target="https://doi.org/10.2307/3545686" TargetMode="External"/><Relationship Id="rId113" Type="http://schemas.openxmlformats.org/officeDocument/2006/relationships/image" Target="media/image5.png"/><Relationship Id="rId118" Type="http://schemas.openxmlformats.org/officeDocument/2006/relationships/image" Target="media/image10.png"/><Relationship Id="rId126"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3390/cli5010005" TargetMode="External"/><Relationship Id="rId72" Type="http://schemas.openxmlformats.org/officeDocument/2006/relationships/hyperlink" Target="https://doi.org/10.1111/j.1365-2427.2005.01365.x" TargetMode="External"/><Relationship Id="rId80" Type="http://schemas.openxmlformats.org/officeDocument/2006/relationships/hyperlink" Target="https://doi.org/10.1071/mf00012" TargetMode="External"/><Relationship Id="rId85" Type="http://schemas.openxmlformats.org/officeDocument/2006/relationships/hyperlink" Target="https://doi.org/10.3389/fenvs.2016.00014" TargetMode="External"/><Relationship Id="rId93" Type="http://schemas.openxmlformats.org/officeDocument/2006/relationships/hyperlink" Target="https://doi.org/10.1111/j.1529-8817.2012.01127.x" TargetMode="External"/><Relationship Id="rId98" Type="http://schemas.openxmlformats.org/officeDocument/2006/relationships/hyperlink" Target="https://doi.org/10.1038/s41558-018-0140-y" TargetMode="External"/><Relationship Id="rId121" Type="http://schemas.openxmlformats.org/officeDocument/2006/relationships/image" Target="media/image13.png"/><Relationship Id="rId3" Type="http://schemas.openxmlformats.org/officeDocument/2006/relationships/styles" Target="styles.xml"/><Relationship Id="rId12" Type="http://schemas.openxmlformats.org/officeDocument/2006/relationships/hyperlink" Target="https://www.zotero.org/google-docs/?6RDZWM" TargetMode="External"/><Relationship Id="rId17" Type="http://schemas.openxmlformats.org/officeDocument/2006/relationships/hyperlink" Target="https://doi.org/10.1111/fwb.13910" TargetMode="External"/><Relationship Id="rId25" Type="http://schemas.openxmlformats.org/officeDocument/2006/relationships/hyperlink" Target="https://doi.org/10.1007/s10750-017-3205-4" TargetMode="External"/><Relationship Id="rId33" Type="http://schemas.openxmlformats.org/officeDocument/2006/relationships/hyperlink" Target="https://doi.org/10.2307/1313537" TargetMode="External"/><Relationship Id="rId38" Type="http://schemas.openxmlformats.org/officeDocument/2006/relationships/hyperlink" Target="https://doi.org/10.1093/biosci/bit027" TargetMode="External"/><Relationship Id="rId46" Type="http://schemas.openxmlformats.org/officeDocument/2006/relationships/hyperlink" Target="https://doi.org/10.1023/B:HYDR.0000043188.53497.9b" TargetMode="External"/><Relationship Id="rId59" Type="http://schemas.openxmlformats.org/officeDocument/2006/relationships/hyperlink" Target="https://doi.org/10.1038/nclimate1684" TargetMode="External"/><Relationship Id="rId67" Type="http://schemas.openxmlformats.org/officeDocument/2006/relationships/hyperlink" Target="https://doi.org/10.1016/j.ecolind.2022.109180" TargetMode="External"/><Relationship Id="rId103" Type="http://schemas.openxmlformats.org/officeDocument/2006/relationships/hyperlink" Target="https://doi.org/10.1002/rrr.3450100211" TargetMode="External"/><Relationship Id="rId108" Type="http://schemas.openxmlformats.org/officeDocument/2006/relationships/hyperlink" Target="https://doi.org/10.1088/1748-9326/ac14ec" TargetMode="External"/><Relationship Id="rId116" Type="http://schemas.openxmlformats.org/officeDocument/2006/relationships/image" Target="media/image8.png"/><Relationship Id="rId124" Type="http://schemas.openxmlformats.org/officeDocument/2006/relationships/fontTable" Target="fontTable.xml"/><Relationship Id="rId20" Type="http://schemas.openxmlformats.org/officeDocument/2006/relationships/hyperlink" Target="https://doi.org/10.1002/rra.2793" TargetMode="External"/><Relationship Id="rId41" Type="http://schemas.openxmlformats.org/officeDocument/2006/relationships/hyperlink" Target="https://doi.org/10.2307/1940017" TargetMode="External"/><Relationship Id="rId54" Type="http://schemas.openxmlformats.org/officeDocument/2006/relationships/hyperlink" Target="https://doi.org/10.1111/j.1365-2664.2008.01583.x" TargetMode="External"/><Relationship Id="rId62" Type="http://schemas.openxmlformats.org/officeDocument/2006/relationships/hyperlink" Target="https://doi.org/10.1080/13658816.2015.1087001" TargetMode="External"/><Relationship Id="rId70" Type="http://schemas.openxmlformats.org/officeDocument/2006/relationships/hyperlink" Target="https://doi.org/10.1890/08-2168.1" TargetMode="External"/><Relationship Id="rId75" Type="http://schemas.openxmlformats.org/officeDocument/2006/relationships/hyperlink" Target="https://doi.org/10.1007/s10750-022-04799-8" TargetMode="External"/><Relationship Id="rId83" Type="http://schemas.openxmlformats.org/officeDocument/2006/relationships/hyperlink" Target="https://doi.org/10.1111/oik.07202" TargetMode="External"/><Relationship Id="rId88" Type="http://schemas.openxmlformats.org/officeDocument/2006/relationships/hyperlink" Target="https://doi.org/10.1016/j.ecolind.2019.105620" TargetMode="External"/><Relationship Id="rId91" Type="http://schemas.openxmlformats.org/officeDocument/2006/relationships/hyperlink" Target="https://doi.org/10.1111/oik.04118" TargetMode="External"/><Relationship Id="rId96" Type="http://schemas.openxmlformats.org/officeDocument/2006/relationships/hyperlink" Target="https://doi.org/10.1016/B978-0-12-803835-2.00007-3" TargetMode="External"/><Relationship Id="rId111"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fwb.13607" TargetMode="External"/><Relationship Id="rId23" Type="http://schemas.openxmlformats.org/officeDocument/2006/relationships/hyperlink" Target="https://doi.org/10.1899/12-066.1" TargetMode="External"/><Relationship Id="rId28" Type="http://schemas.openxmlformats.org/officeDocument/2006/relationships/hyperlink" Target="https://doi.org/10.1046/j.1365-2427.2003.01084.x" TargetMode="External"/><Relationship Id="rId36" Type="http://schemas.openxmlformats.org/officeDocument/2006/relationships/hyperlink" Target="https://doi.org/10.3390/math6070119" TargetMode="External"/><Relationship Id="rId49" Type="http://schemas.openxmlformats.org/officeDocument/2006/relationships/hyperlink" Target="https://doi.org/10.1146/annurev.ecolsys.30.1.51" TargetMode="External"/><Relationship Id="rId57" Type="http://schemas.openxmlformats.org/officeDocument/2006/relationships/hyperlink" Target="https://doi.org/10.2307/1468118" TargetMode="External"/><Relationship Id="rId106" Type="http://schemas.openxmlformats.org/officeDocument/2006/relationships/hyperlink" Target="https://doi.org/10.1002/2015GL064924" TargetMode="External"/><Relationship Id="rId114" Type="http://schemas.openxmlformats.org/officeDocument/2006/relationships/image" Target="media/image6.png"/><Relationship Id="rId119" Type="http://schemas.openxmlformats.org/officeDocument/2006/relationships/image" Target="media/image11.png"/><Relationship Id="rId10" Type="http://schemas.microsoft.com/office/2016/09/relationships/commentsIds" Target="commentsIds.xml"/><Relationship Id="rId31" Type="http://schemas.openxmlformats.org/officeDocument/2006/relationships/hyperlink" Target="https://doi.org/10.1007/s10021-019-00345-1" TargetMode="External"/><Relationship Id="rId44" Type="http://schemas.openxmlformats.org/officeDocument/2006/relationships/hyperlink" Target="https://doi.org/10.1016/j.ecolind.2005.07.005" TargetMode="External"/><Relationship Id="rId52" Type="http://schemas.openxmlformats.org/officeDocument/2006/relationships/hyperlink" Target="https://doi.org/10.1016/j.scitotenv.2018.02.162" TargetMode="External"/><Relationship Id="rId60" Type="http://schemas.openxmlformats.org/officeDocument/2006/relationships/hyperlink" Target="https://doi.org/10.1111/ecog.02230" TargetMode="External"/><Relationship Id="rId65" Type="http://schemas.openxmlformats.org/officeDocument/2006/relationships/hyperlink" Target="https://doi.org/10.1046/j.1365-2427.2003.01103.x" TargetMode="External"/><Relationship Id="rId73" Type="http://schemas.openxmlformats.org/officeDocument/2006/relationships/hyperlink" Target="https://doi.org/10.1111/j.0022-3646.1983.00193.x" TargetMode="External"/><Relationship Id="rId78" Type="http://schemas.openxmlformats.org/officeDocument/2006/relationships/hyperlink" Target="https://www.waterboards.ca.gov/water_issues/programs/swamp/bioassessment/docs/09-bmi-external-qc-sop-070115-final.pdf" TargetMode="External"/><Relationship Id="rId81" Type="http://schemas.openxmlformats.org/officeDocument/2006/relationships/hyperlink" Target="https://doi.org/10.1002/rra.789" TargetMode="External"/><Relationship Id="rId86" Type="http://schemas.openxmlformats.org/officeDocument/2006/relationships/hyperlink" Target="https://doi.org/10.1002/ajb2.1780" TargetMode="External"/><Relationship Id="rId94" Type="http://schemas.openxmlformats.org/officeDocument/2006/relationships/hyperlink" Target="https://doi.org/10.1007/s40362-015-0031-9" TargetMode="External"/><Relationship Id="rId99" Type="http://schemas.openxmlformats.org/officeDocument/2006/relationships/hyperlink" Target="https://doi.org/10.1080/02626667.2020.1849708" TargetMode="External"/><Relationship Id="rId101" Type="http://schemas.openxmlformats.org/officeDocument/2006/relationships/hyperlink" Target="https://doi.org/10.1111/ecog.05349" TargetMode="External"/><Relationship Id="rId122"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www.ceden.org" TargetMode="External"/><Relationship Id="rId18" Type="http://schemas.openxmlformats.org/officeDocument/2006/relationships/hyperlink" Target="https://doi.org/10.1111/ecog.03711" TargetMode="External"/><Relationship Id="rId39" Type="http://schemas.openxmlformats.org/officeDocument/2006/relationships/hyperlink" Target="https://doi.org/10.1086/720071" TargetMode="External"/><Relationship Id="rId109" Type="http://schemas.openxmlformats.org/officeDocument/2006/relationships/image" Target="media/image1.png"/><Relationship Id="rId34" Type="http://schemas.openxmlformats.org/officeDocument/2006/relationships/hyperlink" Target="https://doi.org/10.1111/j.1365-2427.1984.tb00030.x" TargetMode="External"/><Relationship Id="rId50" Type="http://schemas.openxmlformats.org/officeDocument/2006/relationships/hyperlink" Target="https://doi.org/10.1029/2020GL090794" TargetMode="External"/><Relationship Id="rId55" Type="http://schemas.openxmlformats.org/officeDocument/2006/relationships/hyperlink" Target="https://doi.org/10.1007/s10750-008-9427-8" TargetMode="External"/><Relationship Id="rId76" Type="http://schemas.openxmlformats.org/officeDocument/2006/relationships/hyperlink" Target="https://doi.org/10.2307/1313099" TargetMode="External"/><Relationship Id="rId97" Type="http://schemas.openxmlformats.org/officeDocument/2006/relationships/hyperlink" Target="https://doi.org/10.1111/fwb.12121" TargetMode="External"/><Relationship Id="rId104" Type="http://schemas.openxmlformats.org/officeDocument/2006/relationships/hyperlink" Target="https://doi.org/10.1890/10-1171.1" TargetMode="External"/><Relationship Id="rId120" Type="http://schemas.openxmlformats.org/officeDocument/2006/relationships/image" Target="media/image12.png"/><Relationship Id="rId125"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doi.org/10.1016/j.ecocom.2017.07.002" TargetMode="External"/><Relationship Id="rId92" Type="http://schemas.openxmlformats.org/officeDocument/2006/relationships/hyperlink" Target="https://doi.org/10.1051/kmae/2016002" TargetMode="External"/><Relationship Id="rId2" Type="http://schemas.openxmlformats.org/officeDocument/2006/relationships/numbering" Target="numbering.xml"/><Relationship Id="rId29" Type="http://schemas.openxmlformats.org/officeDocument/2006/relationships/hyperlink" Target="https://doi.org/10.1002/(SICI)1099-1646(199909/10)15:5" TargetMode="External"/><Relationship Id="rId24" Type="http://schemas.openxmlformats.org/officeDocument/2006/relationships/hyperlink" Target="https://doi.org/10.1016/B978-0-12-803835-2.00013-9" TargetMode="External"/><Relationship Id="rId40" Type="http://schemas.openxmlformats.org/officeDocument/2006/relationships/hyperlink" Target="https://doi.org/10.1899/06-110.1" TargetMode="External"/><Relationship Id="rId45" Type="http://schemas.openxmlformats.org/officeDocument/2006/relationships/hyperlink" Target="https://doi.org/10.1023/B:HYDR.0000033077.13139.7f" TargetMode="External"/><Relationship Id="rId66" Type="http://schemas.openxmlformats.org/officeDocument/2006/relationships/hyperlink" Target="https://doi.org/10.1086/675683" TargetMode="External"/><Relationship Id="rId87" Type="http://schemas.openxmlformats.org/officeDocument/2006/relationships/hyperlink" Target="https://doi.org/10.1111/oik.07645" TargetMode="External"/><Relationship Id="rId110" Type="http://schemas.openxmlformats.org/officeDocument/2006/relationships/image" Target="media/image2.png"/><Relationship Id="rId1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2BA25-2CC1-4D44-B585-484C23210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7007</TotalTime>
  <Pages>35</Pages>
  <Words>12651</Words>
  <Characters>72113</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Busch</dc:creator>
  <cp:keywords/>
  <dc:description/>
  <cp:lastModifiedBy>Busch, Michelle H.</cp:lastModifiedBy>
  <cp:revision>2</cp:revision>
  <dcterms:created xsi:type="dcterms:W3CDTF">2023-03-13T14:34:00Z</dcterms:created>
  <dcterms:modified xsi:type="dcterms:W3CDTF">2023-07-24T15:42:00Z</dcterms:modified>
</cp:coreProperties>
</file>